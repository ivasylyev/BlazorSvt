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CB06" w14:textId="77777777" w:rsidR="004E4E88" w:rsidRPr="00824667" w:rsidRDefault="004E4E88">
      <w:pPr>
        <w:jc w:val="left"/>
        <w:rPr>
          <w:b/>
          <w:color w:val="FF0000"/>
          <w:sz w:val="28"/>
        </w:rPr>
      </w:pPr>
      <w:r w:rsidRPr="00824667">
        <w:rPr>
          <w:b/>
          <w:color w:val="FF0000"/>
          <w:sz w:val="28"/>
        </w:rPr>
        <w:t xml:space="preserve">Прежде чем начать заполнять бланк </w:t>
      </w:r>
      <w:r w:rsidR="00A47C28" w:rsidRPr="00824667">
        <w:rPr>
          <w:b/>
          <w:color w:val="FF0000"/>
          <w:sz w:val="28"/>
        </w:rPr>
        <w:t>ЗнИ</w:t>
      </w:r>
      <w:r w:rsidRPr="00824667">
        <w:rPr>
          <w:b/>
          <w:color w:val="FF0000"/>
          <w:sz w:val="28"/>
        </w:rPr>
        <w:t xml:space="preserve"> ознакомьтесь</w:t>
      </w:r>
      <w:r w:rsidR="00E042E7" w:rsidRPr="00824667">
        <w:rPr>
          <w:b/>
          <w:color w:val="FF0000"/>
          <w:sz w:val="28"/>
        </w:rPr>
        <w:t xml:space="preserve"> с правилами </w:t>
      </w:r>
      <w:r w:rsidRPr="00824667">
        <w:rPr>
          <w:b/>
          <w:color w:val="FF0000"/>
          <w:sz w:val="28"/>
        </w:rPr>
        <w:t xml:space="preserve">заполнения! </w:t>
      </w:r>
    </w:p>
    <w:p w14:paraId="54256910" w14:textId="77777777" w:rsidR="004E4E88" w:rsidRPr="009D0691" w:rsidRDefault="004E4E88">
      <w:pPr>
        <w:jc w:val="left"/>
        <w:rPr>
          <w:color w:val="FF0000"/>
          <w:sz w:val="22"/>
        </w:rPr>
      </w:pPr>
    </w:p>
    <w:p w14:paraId="3A3C7A62" w14:textId="77777777" w:rsidR="00671260" w:rsidRPr="009D0691" w:rsidRDefault="00671260">
      <w:pPr>
        <w:jc w:val="left"/>
        <w:rPr>
          <w:b/>
          <w:sz w:val="22"/>
          <w:u w:val="single"/>
          <w:lang w:val="en-US"/>
        </w:rPr>
      </w:pPr>
      <w:r w:rsidRPr="009D0691">
        <w:rPr>
          <w:b/>
          <w:sz w:val="22"/>
          <w:u w:val="single"/>
        </w:rPr>
        <w:t xml:space="preserve">Правила заполнения </w:t>
      </w:r>
      <w:r w:rsidR="00281F10" w:rsidRPr="009D0691">
        <w:rPr>
          <w:b/>
          <w:sz w:val="22"/>
          <w:u w:val="single"/>
        </w:rPr>
        <w:t>файла</w:t>
      </w:r>
      <w:r w:rsidRPr="009D0691">
        <w:rPr>
          <w:b/>
          <w:sz w:val="22"/>
          <w:u w:val="single"/>
        </w:rPr>
        <w:t xml:space="preserve"> </w:t>
      </w:r>
      <w:r w:rsidR="00A47C28" w:rsidRPr="009D0691">
        <w:rPr>
          <w:b/>
          <w:sz w:val="22"/>
          <w:u w:val="single"/>
        </w:rPr>
        <w:t>ЗнИ</w:t>
      </w:r>
      <w:r w:rsidRPr="009D0691">
        <w:rPr>
          <w:b/>
          <w:sz w:val="22"/>
          <w:u w:val="single"/>
          <w:lang w:val="en-US"/>
        </w:rPr>
        <w:t>:</w:t>
      </w:r>
    </w:p>
    <w:p w14:paraId="3D2FDDD7" w14:textId="77777777" w:rsidR="008E7C95" w:rsidRPr="009D0691" w:rsidRDefault="008E7C95">
      <w:pPr>
        <w:jc w:val="left"/>
        <w:rPr>
          <w:b/>
          <w:sz w:val="22"/>
          <w:u w:val="single"/>
          <w:lang w:val="en-US"/>
        </w:rPr>
      </w:pPr>
    </w:p>
    <w:p w14:paraId="705E4B95" w14:textId="77777777" w:rsidR="00671260" w:rsidRPr="009D0691" w:rsidRDefault="00671260" w:rsidP="00671260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sz w:val="22"/>
        </w:rPr>
        <w:t xml:space="preserve">Для формирования документа </w:t>
      </w:r>
      <w:r w:rsidR="00A47C28" w:rsidRPr="009D0691">
        <w:rPr>
          <w:sz w:val="22"/>
        </w:rPr>
        <w:t>ЗнИ</w:t>
      </w:r>
      <w:r w:rsidRPr="009D0691">
        <w:rPr>
          <w:sz w:val="22"/>
        </w:rPr>
        <w:t xml:space="preserve"> необходимо использовать только </w:t>
      </w:r>
      <w:r w:rsidRPr="009D0691">
        <w:rPr>
          <w:b/>
          <w:color w:val="auto"/>
          <w:sz w:val="22"/>
        </w:rPr>
        <w:t>актуальный шаблон</w:t>
      </w:r>
      <w:r w:rsidR="004E4E88" w:rsidRPr="009D0691">
        <w:rPr>
          <w:sz w:val="22"/>
        </w:rPr>
        <w:t>.</w:t>
      </w:r>
      <w:r w:rsidR="00E042E7" w:rsidRPr="009D0691">
        <w:rPr>
          <w:rFonts w:eastAsiaTheme="minorEastAsia"/>
          <w:color w:val="000000" w:themeColor="text1"/>
          <w:kern w:val="24"/>
          <w:sz w:val="14"/>
          <w:szCs w:val="17"/>
        </w:rPr>
        <w:t xml:space="preserve"> </w:t>
      </w:r>
    </w:p>
    <w:p w14:paraId="6C868218" w14:textId="77777777" w:rsidR="00E042E7" w:rsidRPr="009D0691" w:rsidRDefault="00E042E7" w:rsidP="00E042E7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b/>
          <w:sz w:val="22"/>
        </w:rPr>
        <w:t xml:space="preserve">Проектные </w:t>
      </w:r>
      <w:r w:rsidR="00A47C28" w:rsidRPr="009D0691">
        <w:rPr>
          <w:b/>
          <w:sz w:val="22"/>
        </w:rPr>
        <w:t>ЗнИ</w:t>
      </w:r>
      <w:r w:rsidRPr="009D0691">
        <w:rPr>
          <w:sz w:val="22"/>
        </w:rPr>
        <w:t xml:space="preserve"> прорабатываются в рамках Проекта и при оформлении задачи в </w:t>
      </w:r>
      <w:r w:rsidR="00A47C28" w:rsidRPr="009D0691">
        <w:rPr>
          <w:sz w:val="22"/>
          <w:lang w:val="en-US"/>
        </w:rPr>
        <w:t>Jira</w:t>
      </w:r>
      <w:r w:rsidRPr="009D0691">
        <w:rPr>
          <w:sz w:val="22"/>
        </w:rPr>
        <w:t xml:space="preserve"> предоставляется </w:t>
      </w:r>
      <w:r w:rsidRPr="009D0691">
        <w:rPr>
          <w:b/>
          <w:sz w:val="22"/>
        </w:rPr>
        <w:t xml:space="preserve">полностью готовый к реализации </w:t>
      </w:r>
      <w:r w:rsidR="00A47C28" w:rsidRPr="009D0691">
        <w:rPr>
          <w:b/>
          <w:sz w:val="22"/>
        </w:rPr>
        <w:t>ЗНИ</w:t>
      </w:r>
      <w:r w:rsidRPr="009D0691">
        <w:rPr>
          <w:b/>
          <w:sz w:val="22"/>
        </w:rPr>
        <w:t xml:space="preserve"> файл</w:t>
      </w:r>
      <w:r w:rsidRPr="009D0691">
        <w:rPr>
          <w:sz w:val="22"/>
        </w:rPr>
        <w:t xml:space="preserve"> (включая п. 5 </w:t>
      </w:r>
      <w:r w:rsidR="003E0F56" w:rsidRPr="009D0691">
        <w:rPr>
          <w:sz w:val="22"/>
        </w:rPr>
        <w:t>«</w:t>
      </w:r>
      <w:r w:rsidRPr="009D0691">
        <w:rPr>
          <w:sz w:val="22"/>
        </w:rPr>
        <w:t>План изменения»</w:t>
      </w:r>
      <w:r w:rsidR="003E0F56" w:rsidRPr="009D0691">
        <w:rPr>
          <w:sz w:val="22"/>
        </w:rPr>
        <w:t>)</w:t>
      </w:r>
      <w:r w:rsidR="002964DC" w:rsidRPr="009D0691">
        <w:rPr>
          <w:sz w:val="22"/>
        </w:rPr>
        <w:t>.</w:t>
      </w:r>
    </w:p>
    <w:p w14:paraId="7F39D35E" w14:textId="77777777" w:rsidR="00671260" w:rsidRPr="009D0691" w:rsidRDefault="00E042E7" w:rsidP="00E042E7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b/>
          <w:sz w:val="22"/>
        </w:rPr>
        <w:t xml:space="preserve">Линейные </w:t>
      </w:r>
      <w:r w:rsidR="00A47C28" w:rsidRPr="009D0691">
        <w:rPr>
          <w:b/>
          <w:sz w:val="22"/>
        </w:rPr>
        <w:t>ЗнИ</w:t>
      </w:r>
      <w:r w:rsidR="002964DC" w:rsidRPr="009D0691">
        <w:rPr>
          <w:b/>
          <w:sz w:val="22"/>
        </w:rPr>
        <w:t xml:space="preserve"> </w:t>
      </w:r>
      <w:r w:rsidR="002964DC" w:rsidRPr="009D0691">
        <w:rPr>
          <w:sz w:val="22"/>
        </w:rPr>
        <w:t>могут</w:t>
      </w:r>
      <w:r w:rsidRPr="009D0691">
        <w:rPr>
          <w:sz w:val="22"/>
        </w:rPr>
        <w:t xml:space="preserve"> прорабатываются инициаторами </w:t>
      </w:r>
      <w:r w:rsidR="002964DC" w:rsidRPr="009D0691">
        <w:rPr>
          <w:sz w:val="22"/>
        </w:rPr>
        <w:t>и/</w:t>
      </w:r>
      <w:r w:rsidRPr="009D0691">
        <w:rPr>
          <w:sz w:val="22"/>
        </w:rPr>
        <w:t xml:space="preserve">или архитекторами в рамках процесса «Управления инфраструктурными </w:t>
      </w:r>
      <w:r w:rsidR="00A47C28" w:rsidRPr="009D0691">
        <w:rPr>
          <w:sz w:val="22"/>
        </w:rPr>
        <w:t>ЗНИ</w:t>
      </w:r>
      <w:r w:rsidRPr="009D0691">
        <w:rPr>
          <w:sz w:val="22"/>
        </w:rPr>
        <w:t xml:space="preserve">». При проработке архитекторами в рамках процесса на «вход» </w:t>
      </w:r>
      <w:r w:rsidR="002964DC" w:rsidRPr="009D0691">
        <w:rPr>
          <w:sz w:val="22"/>
        </w:rPr>
        <w:t xml:space="preserve">в </w:t>
      </w:r>
      <w:r w:rsidR="002964DC" w:rsidRPr="009D0691">
        <w:rPr>
          <w:sz w:val="22"/>
          <w:lang w:val="en-US"/>
        </w:rPr>
        <w:t>Jira</w:t>
      </w:r>
      <w:r w:rsidR="002964DC" w:rsidRPr="009D0691">
        <w:rPr>
          <w:sz w:val="22"/>
        </w:rPr>
        <w:t xml:space="preserve"> </w:t>
      </w:r>
      <w:r w:rsidRPr="009D0691">
        <w:rPr>
          <w:sz w:val="22"/>
        </w:rPr>
        <w:t xml:space="preserve">инициатор предоставляет шаблон </w:t>
      </w:r>
      <w:r w:rsidR="00A47C28" w:rsidRPr="009D0691">
        <w:rPr>
          <w:sz w:val="22"/>
        </w:rPr>
        <w:t>ЗНИ</w:t>
      </w:r>
      <w:r w:rsidRPr="009D0691">
        <w:rPr>
          <w:sz w:val="22"/>
        </w:rPr>
        <w:t xml:space="preserve">, заполненный в части </w:t>
      </w:r>
      <w:r w:rsidR="003E0F56" w:rsidRPr="009D0691">
        <w:rPr>
          <w:sz w:val="22"/>
        </w:rPr>
        <w:t>раздела «Информация»</w:t>
      </w:r>
      <w:r w:rsidR="00C46A03" w:rsidRPr="009D0691">
        <w:rPr>
          <w:sz w:val="22"/>
        </w:rPr>
        <w:t xml:space="preserve"> (п.1-16)</w:t>
      </w:r>
      <w:r w:rsidR="003E0F56" w:rsidRPr="009D0691">
        <w:rPr>
          <w:sz w:val="22"/>
        </w:rPr>
        <w:t xml:space="preserve"> и </w:t>
      </w:r>
      <w:r w:rsidR="00B95E7B" w:rsidRPr="009D0691">
        <w:rPr>
          <w:sz w:val="22"/>
        </w:rPr>
        <w:t>Приложения</w:t>
      </w:r>
      <w:r w:rsidR="003E0F56" w:rsidRPr="009D0691">
        <w:rPr>
          <w:sz w:val="22"/>
        </w:rPr>
        <w:t xml:space="preserve"> №1 (п. 1-4)</w:t>
      </w:r>
      <w:r w:rsidR="002964DC" w:rsidRPr="009D0691">
        <w:rPr>
          <w:sz w:val="22"/>
        </w:rPr>
        <w:t>.</w:t>
      </w:r>
    </w:p>
    <w:p w14:paraId="686EB8B4" w14:textId="77777777" w:rsidR="003E0F56" w:rsidRPr="009D0691" w:rsidRDefault="000050EC" w:rsidP="00E042E7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sz w:val="22"/>
        </w:rPr>
        <w:t>При доработке/коррект</w:t>
      </w:r>
      <w:r w:rsidR="003E0F56" w:rsidRPr="009D0691">
        <w:rPr>
          <w:sz w:val="22"/>
        </w:rPr>
        <w:t>ировке</w:t>
      </w:r>
      <w:r w:rsidRPr="009D0691">
        <w:rPr>
          <w:sz w:val="22"/>
        </w:rPr>
        <w:t xml:space="preserve"> </w:t>
      </w:r>
      <w:r w:rsidR="00A47C28" w:rsidRPr="009D0691">
        <w:rPr>
          <w:sz w:val="22"/>
        </w:rPr>
        <w:t>ЗнИ</w:t>
      </w:r>
      <w:r w:rsidRPr="009D0691">
        <w:rPr>
          <w:sz w:val="22"/>
        </w:rPr>
        <w:t xml:space="preserve"> необходимо сохранять новую версию файла </w:t>
      </w:r>
      <w:r w:rsidR="00B95E7B" w:rsidRPr="009D0691">
        <w:rPr>
          <w:sz w:val="22"/>
        </w:rPr>
        <w:t>с соответствующим номером</w:t>
      </w:r>
      <w:r w:rsidRPr="009D0691">
        <w:rPr>
          <w:sz w:val="22"/>
        </w:rPr>
        <w:t xml:space="preserve">. </w:t>
      </w:r>
      <w:r w:rsidR="003E0F56" w:rsidRPr="009D0691">
        <w:rPr>
          <w:sz w:val="22"/>
        </w:rPr>
        <w:t xml:space="preserve">Удалять предыдущие версии файлов из карточки </w:t>
      </w:r>
      <w:r w:rsidR="00A47C28" w:rsidRPr="009D0691">
        <w:rPr>
          <w:sz w:val="22"/>
        </w:rPr>
        <w:t>ЗнИ</w:t>
      </w:r>
      <w:r w:rsidR="003E0F56" w:rsidRPr="009D0691">
        <w:rPr>
          <w:sz w:val="22"/>
        </w:rPr>
        <w:t xml:space="preserve"> в </w:t>
      </w:r>
      <w:r w:rsidR="003E0F56" w:rsidRPr="009D0691">
        <w:rPr>
          <w:sz w:val="22"/>
          <w:lang w:val="en-US"/>
        </w:rPr>
        <w:t>Jira</w:t>
      </w:r>
      <w:r w:rsidR="003E0F56" w:rsidRPr="009D0691">
        <w:rPr>
          <w:sz w:val="22"/>
        </w:rPr>
        <w:t xml:space="preserve"> </w:t>
      </w:r>
      <w:r w:rsidR="003E0F56" w:rsidRPr="009D0691">
        <w:rPr>
          <w:b/>
          <w:color w:val="auto"/>
          <w:sz w:val="22"/>
        </w:rPr>
        <w:t>запрещено</w:t>
      </w:r>
      <w:r w:rsidR="003E0F56" w:rsidRPr="009D0691">
        <w:rPr>
          <w:sz w:val="22"/>
        </w:rPr>
        <w:t xml:space="preserve">. </w:t>
      </w:r>
    </w:p>
    <w:p w14:paraId="7AB0BF75" w14:textId="77777777" w:rsidR="000050EC" w:rsidRPr="009D0691" w:rsidRDefault="003E0F56" w:rsidP="00E042E7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sz w:val="22"/>
        </w:rPr>
        <w:t>Любые</w:t>
      </w:r>
      <w:r w:rsidR="000050EC" w:rsidRPr="009D0691">
        <w:rPr>
          <w:sz w:val="22"/>
        </w:rPr>
        <w:t xml:space="preserve"> </w:t>
      </w:r>
      <w:r w:rsidRPr="009D0691">
        <w:rPr>
          <w:sz w:val="22"/>
        </w:rPr>
        <w:t>корректировки</w:t>
      </w:r>
      <w:r w:rsidR="002964DC" w:rsidRPr="009D0691">
        <w:rPr>
          <w:sz w:val="22"/>
        </w:rPr>
        <w:t>/дополнения</w:t>
      </w:r>
      <w:r w:rsidRPr="009D0691">
        <w:rPr>
          <w:sz w:val="22"/>
        </w:rPr>
        <w:t xml:space="preserve"> внутри файла выделяются </w:t>
      </w:r>
      <w:r w:rsidRPr="009D0691">
        <w:rPr>
          <w:sz w:val="22"/>
          <w:highlight w:val="yellow"/>
        </w:rPr>
        <w:t>желтой заливкой</w:t>
      </w:r>
      <w:r w:rsidRPr="009D0691">
        <w:rPr>
          <w:sz w:val="22"/>
        </w:rPr>
        <w:t>.</w:t>
      </w:r>
      <w:r w:rsidR="008B0B0F" w:rsidRPr="009D0691">
        <w:rPr>
          <w:sz w:val="22"/>
        </w:rPr>
        <w:t xml:space="preserve"> Запрещено направлять на рассмотрение файлы в режиме правки. </w:t>
      </w:r>
    </w:p>
    <w:p w14:paraId="69ADE52F" w14:textId="77777777" w:rsidR="00C57DBA" w:rsidRDefault="003E0F56" w:rsidP="00C57DBA">
      <w:pPr>
        <w:pStyle w:val="ab"/>
        <w:numPr>
          <w:ilvl w:val="0"/>
          <w:numId w:val="9"/>
        </w:numPr>
        <w:jc w:val="left"/>
        <w:rPr>
          <w:sz w:val="22"/>
        </w:rPr>
      </w:pPr>
      <w:r w:rsidRPr="009D0691">
        <w:rPr>
          <w:sz w:val="22"/>
        </w:rPr>
        <w:t xml:space="preserve">Приложения из файла </w:t>
      </w:r>
      <w:r w:rsidR="00A47C28" w:rsidRPr="009D0691">
        <w:rPr>
          <w:sz w:val="22"/>
        </w:rPr>
        <w:t>ЗнИ</w:t>
      </w:r>
      <w:r w:rsidRPr="009D0691">
        <w:rPr>
          <w:sz w:val="22"/>
        </w:rPr>
        <w:t xml:space="preserve"> </w:t>
      </w:r>
      <w:r w:rsidRPr="009D0691">
        <w:rPr>
          <w:b/>
          <w:sz w:val="22"/>
        </w:rPr>
        <w:t>не удаляются</w:t>
      </w:r>
      <w:r w:rsidRPr="009D0691">
        <w:rPr>
          <w:sz w:val="22"/>
        </w:rPr>
        <w:t xml:space="preserve">, даже если остаются не заполненными. </w:t>
      </w:r>
      <w:r w:rsidR="00C57DBA" w:rsidRPr="009D0691">
        <w:rPr>
          <w:sz w:val="22"/>
        </w:rPr>
        <w:t xml:space="preserve">Незаполненные/неприменимые Приложения </w:t>
      </w:r>
      <w:r w:rsidR="004011BA" w:rsidRPr="009D0691">
        <w:rPr>
          <w:sz w:val="22"/>
        </w:rPr>
        <w:t>необходимо свернуть, нажав на уголок рядом с заголовком Приложения</w:t>
      </w:r>
      <w:r w:rsidR="00464420" w:rsidRPr="009D0691">
        <w:rPr>
          <w:sz w:val="22"/>
        </w:rPr>
        <w:t xml:space="preserve">: </w:t>
      </w:r>
    </w:p>
    <w:p w14:paraId="4F3E3BAD" w14:textId="77777777" w:rsidR="00DA2B1A" w:rsidRPr="009D0691" w:rsidRDefault="00DA2B1A" w:rsidP="00DA2B1A">
      <w:pPr>
        <w:pStyle w:val="ab"/>
        <w:jc w:val="left"/>
        <w:rPr>
          <w:sz w:val="22"/>
        </w:rPr>
      </w:pPr>
    </w:p>
    <w:p w14:paraId="21844280" w14:textId="77777777" w:rsidR="00C57DBA" w:rsidRPr="009D0691" w:rsidRDefault="00DA2B1A" w:rsidP="00C57DBA">
      <w:pPr>
        <w:jc w:val="left"/>
        <w:rPr>
          <w:noProof/>
          <w:sz w:val="18"/>
        </w:rPr>
      </w:pPr>
      <w:r w:rsidRPr="009D0691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9EAA8" wp14:editId="552C2C16">
                <wp:simplePos x="0" y="0"/>
                <wp:positionH relativeFrom="page">
                  <wp:posOffset>3669030</wp:posOffset>
                </wp:positionH>
                <wp:positionV relativeFrom="page">
                  <wp:posOffset>4992370</wp:posOffset>
                </wp:positionV>
                <wp:extent cx="243840" cy="236220"/>
                <wp:effectExtent l="19050" t="0" r="22860" b="3048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3622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38E5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8" o:spid="_x0000_s1026" type="#_x0000_t67" style="position:absolute;margin-left:288.9pt;margin-top:393.1pt;width:19.2pt;height:18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" adj="10800" fillcolor="red" strokecolor="#c00000" strokeweight="1pt">
                <w10:wrap anchorx="page" anchory="page"/>
              </v:shape>
            </w:pict>
          </mc:Fallback>
        </mc:AlternateContent>
      </w:r>
    </w:p>
    <w:p w14:paraId="69F7FC7E" w14:textId="77777777" w:rsidR="002E56D2" w:rsidRPr="009D0691" w:rsidRDefault="002E56D2" w:rsidP="00C57DBA">
      <w:pPr>
        <w:jc w:val="left"/>
        <w:rPr>
          <w:noProof/>
          <w:sz w:val="18"/>
        </w:rPr>
      </w:pPr>
    </w:p>
    <w:p w14:paraId="699E5F5D" w14:textId="77777777" w:rsidR="002E56D2" w:rsidRDefault="002E56D2" w:rsidP="003D0EC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AA427FA" wp14:editId="269E6F73">
            <wp:extent cx="6298615" cy="17621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360" t="40274" r="30692" b="39666"/>
                    <a:stretch/>
                  </pic:blipFill>
                  <pic:spPr bwMode="auto">
                    <a:xfrm>
                      <a:off x="0" y="0"/>
                      <a:ext cx="6299835" cy="1762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D5AB5" w14:textId="77777777" w:rsidR="00464420" w:rsidRDefault="00464420" w:rsidP="00C57DBA">
      <w:pPr>
        <w:jc w:val="left"/>
        <w:rPr>
          <w:noProof/>
          <w:sz w:val="28"/>
        </w:rPr>
      </w:pPr>
    </w:p>
    <w:p w14:paraId="2A4DCF7C" w14:textId="77777777" w:rsidR="002E56D2" w:rsidRDefault="002E56D2" w:rsidP="00C57DBA">
      <w:pPr>
        <w:jc w:val="left"/>
        <w:rPr>
          <w:noProof/>
        </w:rPr>
      </w:pPr>
    </w:p>
    <w:p w14:paraId="061D9A19" w14:textId="77777777" w:rsidR="003D0EC4" w:rsidRDefault="003D0EC4" w:rsidP="00C57DBA">
      <w:pPr>
        <w:jc w:val="left"/>
        <w:rPr>
          <w:noProof/>
        </w:rPr>
      </w:pPr>
    </w:p>
    <w:p w14:paraId="38AD6096" w14:textId="77777777" w:rsidR="00C57DBA" w:rsidRPr="00C57DBA" w:rsidRDefault="009D0691" w:rsidP="003D0EC4">
      <w:pPr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64926" wp14:editId="02D0FD64">
                <wp:simplePos x="0" y="0"/>
                <wp:positionH relativeFrom="margin">
                  <wp:posOffset>3115310</wp:posOffset>
                </wp:positionH>
                <wp:positionV relativeFrom="paragraph">
                  <wp:posOffset>1364615</wp:posOffset>
                </wp:positionV>
                <wp:extent cx="2964180" cy="890270"/>
                <wp:effectExtent l="0" t="0" r="26670" b="2413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8902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2E3449" id="Овал 10" o:spid="_x0000_s1026" style="position:absolute;margin-left:245.3pt;margin-top:107.45pt;width:233.4pt;height:70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" filled="f" strokecolor="#c00000" strokeweight="2pt">
                <w10:wrap anchorx="margin"/>
              </v:oval>
            </w:pict>
          </mc:Fallback>
        </mc:AlternateContent>
      </w:r>
      <w:r w:rsidR="003D0EC4">
        <w:rPr>
          <w:noProof/>
        </w:rPr>
        <w:drawing>
          <wp:inline distT="0" distB="0" distL="0" distR="0" wp14:anchorId="26959CDA" wp14:editId="54AF2187">
            <wp:extent cx="5417014" cy="22618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277"/>
                    <a:stretch/>
                  </pic:blipFill>
                  <pic:spPr bwMode="auto">
                    <a:xfrm>
                      <a:off x="0" y="0"/>
                      <a:ext cx="5473037" cy="2285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F3A79" w14:textId="77777777" w:rsidR="00A43A07" w:rsidRDefault="00A43A07">
      <w:pPr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565327F2" w14:textId="77777777" w:rsidR="004926B9" w:rsidRPr="00C15EF4" w:rsidRDefault="004926B9" w:rsidP="004926B9">
      <w:pPr>
        <w:spacing w:before="120" w:after="120"/>
        <w:jc w:val="center"/>
        <w:rPr>
          <w:i/>
          <w:sz w:val="24"/>
          <w:szCs w:val="24"/>
        </w:rPr>
      </w:pPr>
      <w:r w:rsidRPr="00C15EF4">
        <w:rPr>
          <w:b/>
          <w:sz w:val="24"/>
          <w:szCs w:val="24"/>
        </w:rPr>
        <w:lastRenderedPageBreak/>
        <w:t>Информация</w:t>
      </w:r>
      <w:r w:rsidRPr="00C15EF4">
        <w:rPr>
          <w:sz w:val="24"/>
          <w:szCs w:val="24"/>
        </w:rPr>
        <w:t xml:space="preserve"> </w:t>
      </w:r>
    </w:p>
    <w:tbl>
      <w:tblPr>
        <w:tblW w:w="9721" w:type="dxa"/>
        <w:tblInd w:w="93" w:type="dxa"/>
        <w:tblLook w:val="04A0" w:firstRow="1" w:lastRow="0" w:firstColumn="1" w:lastColumn="0" w:noHBand="0" w:noVBand="1"/>
      </w:tblPr>
      <w:tblGrid>
        <w:gridCol w:w="1046"/>
        <w:gridCol w:w="1079"/>
        <w:gridCol w:w="1081"/>
        <w:gridCol w:w="2075"/>
        <w:gridCol w:w="477"/>
        <w:gridCol w:w="570"/>
        <w:gridCol w:w="3393"/>
      </w:tblGrid>
      <w:tr w:rsidR="004926B9" w:rsidRPr="00CA7845" w14:paraId="4D754206" w14:textId="77777777" w:rsidTr="003D2805">
        <w:trPr>
          <w:trHeight w:val="372"/>
        </w:trPr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F304FA5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1.</w:t>
            </w:r>
          </w:p>
        </w:tc>
        <w:tc>
          <w:tcPr>
            <w:tcW w:w="47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B6C59E4" w14:textId="77777777" w:rsidR="004926B9" w:rsidRPr="00CA7845" w:rsidRDefault="00350B46" w:rsidP="003D2805">
            <w:pPr>
              <w:jc w:val="center"/>
              <w:rPr>
                <w:bCs w:val="0"/>
                <w:i/>
                <w:iCs w:val="0"/>
                <w:szCs w:val="22"/>
              </w:rPr>
            </w:pPr>
            <w:r w:rsidRPr="00CA7845">
              <w:rPr>
                <w:bCs w:val="0"/>
                <w:iCs w:val="0"/>
                <w:szCs w:val="22"/>
              </w:rPr>
              <w:t>ОО</w:t>
            </w:r>
            <w:r w:rsidR="004926B9" w:rsidRPr="00CA7845">
              <w:rPr>
                <w:bCs w:val="0"/>
                <w:iCs w:val="0"/>
                <w:szCs w:val="22"/>
              </w:rPr>
              <w:t>О «СИБУР</w:t>
            </w:r>
            <w:r w:rsidRPr="00CA7845">
              <w:rPr>
                <w:bCs w:val="0"/>
                <w:iCs w:val="0"/>
                <w:szCs w:val="22"/>
              </w:rPr>
              <w:t xml:space="preserve"> </w:t>
            </w:r>
            <w:r w:rsidR="00CA7845" w:rsidRPr="00CA7845">
              <w:rPr>
                <w:bCs w:val="0"/>
                <w:iCs w:val="0"/>
                <w:szCs w:val="22"/>
              </w:rPr>
              <w:t>ДИДЖИТАЛ</w:t>
            </w:r>
            <w:r w:rsidR="004926B9" w:rsidRPr="00CA7845">
              <w:rPr>
                <w:bCs w:val="0"/>
                <w:iCs w:val="0"/>
                <w:szCs w:val="22"/>
              </w:rPr>
              <w:t>»</w:t>
            </w:r>
          </w:p>
        </w:tc>
        <w:tc>
          <w:tcPr>
            <w:tcW w:w="39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6C13759" w14:textId="77777777" w:rsidR="004926B9" w:rsidRPr="00CA7845" w:rsidRDefault="004926B9" w:rsidP="003D2805">
            <w:pPr>
              <w:jc w:val="center"/>
              <w:rPr>
                <w:bCs w:val="0"/>
                <w:i/>
                <w:iCs w:val="0"/>
                <w:szCs w:val="22"/>
              </w:rPr>
            </w:pPr>
            <w:r w:rsidRPr="00CA7845">
              <w:rPr>
                <w:bCs w:val="0"/>
                <w:iCs w:val="0"/>
                <w:szCs w:val="22"/>
              </w:rPr>
              <w:t>Москва, КЦ</w:t>
            </w:r>
          </w:p>
        </w:tc>
      </w:tr>
      <w:tr w:rsidR="004926B9" w:rsidRPr="00CA7845" w14:paraId="027BD92B" w14:textId="77777777" w:rsidTr="003D2805">
        <w:trPr>
          <w:trHeight w:val="287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672C137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2.</w:t>
            </w:r>
          </w:p>
        </w:tc>
        <w:tc>
          <w:tcPr>
            <w:tcW w:w="47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1B6B1713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Название предприятия, где проводится изменение</w:t>
            </w: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7661014D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Город/а</w:t>
            </w:r>
          </w:p>
        </w:tc>
      </w:tr>
      <w:tr w:rsidR="004926B9" w:rsidRPr="00CA7845" w14:paraId="6C8C6890" w14:textId="77777777" w:rsidTr="003D2805">
        <w:trPr>
          <w:trHeight w:val="372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446F334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0ECEEA8" w14:textId="5C9540DA" w:rsidR="004926B9" w:rsidRPr="00081D87" w:rsidRDefault="00081D87" w:rsidP="003D2805">
            <w:pPr>
              <w:jc w:val="center"/>
              <w:rPr>
                <w:bCs w:val="0"/>
                <w:iCs w:val="0"/>
                <w:szCs w:val="22"/>
              </w:rPr>
            </w:pPr>
            <w:r>
              <w:rPr>
                <w:bCs w:val="0"/>
                <w:iCs w:val="0"/>
                <w:szCs w:val="22"/>
              </w:rPr>
              <w:t xml:space="preserve">Агапов Андрей Михайлович</w:t>
            </w:r>
          </w:p>
        </w:tc>
      </w:tr>
      <w:tr w:rsidR="004926B9" w:rsidRPr="00CA7845" w14:paraId="1880DCE1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1944BBB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3.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112A22AC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ФИО инициатора изменения</w:t>
            </w:r>
          </w:p>
        </w:tc>
      </w:tr>
      <w:tr w:rsidR="004926B9" w:rsidRPr="00CA7845" w14:paraId="5705F19D" w14:textId="77777777" w:rsidTr="003D2805">
        <w:trPr>
          <w:trHeight w:val="372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2A666A7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4BCD002" w14:textId="77777777" w:rsidR="004926B9" w:rsidRPr="00CA7845" w:rsidRDefault="004926B9" w:rsidP="003D2805">
            <w:pPr>
              <w:pStyle w:val="ad"/>
              <w:rPr>
                <w:rFonts w:cs="Arial"/>
                <w:b/>
                <w:sz w:val="20"/>
                <w:lang w:val="en-US"/>
              </w:rPr>
            </w:pPr>
            <w:r w:rsidRPr="00CA7845">
              <w:rPr>
                <w:rFonts w:cs="Arial"/>
                <w:sz w:val="20"/>
              </w:rPr>
              <w:t>тел.</w:t>
            </w:r>
          </w:p>
        </w:tc>
        <w:tc>
          <w:tcPr>
            <w:tcW w:w="3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A84D789" w14:textId="77777777" w:rsidR="004926B9" w:rsidRPr="00CA7845" w:rsidRDefault="004926B9" w:rsidP="003D2805">
            <w:pPr>
              <w:jc w:val="center"/>
              <w:rPr>
                <w:bCs w:val="0"/>
                <w:iCs w:val="0"/>
                <w:szCs w:val="22"/>
              </w:rPr>
            </w:pPr>
          </w:p>
        </w:tc>
        <w:tc>
          <w:tcPr>
            <w:tcW w:w="39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54D7172" w14:textId="55AEA657" w:rsidR="004926B9" w:rsidRPr="00081D87" w:rsidRDefault="00081D87" w:rsidP="003D2805">
            <w:pPr>
              <w:jc w:val="center"/>
              <w:rPr>
                <w:bCs w:val="0"/>
                <w:iCs w:val="0"/>
                <w:szCs w:val="22"/>
                <w:lang w:val="en-US"/>
              </w:rPr>
            </w:pPr>
            <w:r>
              <w:rPr>
                <w:bCs w:val="0"/>
                <w:iCs w:val="0"/>
                <w:szCs w:val="22"/>
                <w:lang w:val="en-US"/>
              </w:rPr>
              <w:t xml:space="preserve">agapovam@sibur.ru</w:t>
            </w:r>
          </w:p>
        </w:tc>
      </w:tr>
      <w:tr w:rsidR="004926B9" w:rsidRPr="00CA7845" w14:paraId="281DF05E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A12EDA7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4.</w:t>
            </w:r>
          </w:p>
        </w:tc>
        <w:tc>
          <w:tcPr>
            <w:tcW w:w="47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6333DC6F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Контактный телефон инициатора</w:t>
            </w: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579C7413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  <w:lang w:val="en-GB"/>
              </w:rPr>
              <w:t>E</w:t>
            </w:r>
            <w:r w:rsidRPr="00CA7845">
              <w:rPr>
                <w:color w:val="008E95"/>
              </w:rPr>
              <w:t>-</w:t>
            </w:r>
            <w:r w:rsidRPr="00CA7845">
              <w:rPr>
                <w:color w:val="008E95"/>
                <w:lang w:val="en-GB"/>
              </w:rPr>
              <w:t>mail</w:t>
            </w:r>
          </w:p>
        </w:tc>
      </w:tr>
      <w:tr w:rsidR="004926B9" w:rsidRPr="00CA7845" w14:paraId="3D1402A8" w14:textId="77777777" w:rsidTr="003D2805">
        <w:trPr>
          <w:trHeight w:val="372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F9B1C78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C9FE4AA" w14:textId="17ED98E9" w:rsidR="004926B9" w:rsidRPr="00081D87" w:rsidRDefault="00081D87" w:rsidP="003D2805">
            <w:pPr>
              <w:jc w:val="center"/>
              <w:rPr>
                <w:bCs w:val="0"/>
                <w:iCs w:val="0"/>
                <w:szCs w:val="22"/>
              </w:rPr>
            </w:pPr>
            <w:r>
              <w:rPr>
                <w:bCs w:val="0"/>
                <w:iCs w:val="0"/>
                <w:szCs w:val="22"/>
              </w:rPr>
              <w:t xml:space="preserve">Логистика</w:t>
            </w:r>
          </w:p>
        </w:tc>
      </w:tr>
      <w:tr w:rsidR="004926B9" w:rsidRPr="00CA7845" w14:paraId="3BA615A0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3B6CA0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5.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5670ACE8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Функциональное подразделения инициатора</w:t>
            </w:r>
          </w:p>
        </w:tc>
      </w:tr>
      <w:tr w:rsidR="004926B9" w:rsidRPr="00CA7845" w14:paraId="7A7E2A1C" w14:textId="77777777" w:rsidTr="003D2805">
        <w:trPr>
          <w:trHeight w:val="300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D9870B1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C2820C7" w14:textId="77777777" w:rsidR="004926B9" w:rsidRPr="00CA7845" w:rsidRDefault="004926B9" w:rsidP="003D2805">
            <w:pPr>
              <w:jc w:val="center"/>
            </w:pPr>
          </w:p>
        </w:tc>
      </w:tr>
      <w:tr w:rsidR="004926B9" w:rsidRPr="00CA7845" w14:paraId="64CF0C35" w14:textId="77777777" w:rsidTr="003D2805">
        <w:trPr>
          <w:trHeight w:val="247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52280BD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6.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27B1A336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Архитектор (если известен)</w:t>
            </w:r>
          </w:p>
        </w:tc>
      </w:tr>
      <w:tr w:rsidR="004926B9" w:rsidRPr="00CA7845" w14:paraId="1EE15172" w14:textId="77777777" w:rsidTr="003D2805">
        <w:trPr>
          <w:trHeight w:val="345"/>
        </w:trPr>
        <w:tc>
          <w:tcPr>
            <w:tcW w:w="10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1432EE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F2C0F4" w14:textId="729D7E3F" w:rsidR="004926B9" w:rsidRPr="00CA7845" w:rsidRDefault="00081D87" w:rsidP="003D2805">
            <w:pPr>
              <w:jc w:val="center"/>
            </w:pPr>
            <w:r w:rsidRPr="00081D87">
              <w:t xml:space="preserve">Проект «Атлас логистики»</w:t>
            </w:r>
          </w:p>
        </w:tc>
      </w:tr>
      <w:tr w:rsidR="004926B9" w:rsidRPr="00CA7845" w14:paraId="426D7B55" w14:textId="77777777" w:rsidTr="003D2805">
        <w:trPr>
          <w:trHeight w:val="315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FE3F2E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7.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8CAAD76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Линейная деятельность / Проект (указать название)</w:t>
            </w:r>
          </w:p>
        </w:tc>
      </w:tr>
      <w:tr w:rsidR="004926B9" w:rsidRPr="00CA7845" w14:paraId="02C7B18F" w14:textId="77777777" w:rsidTr="003D2805">
        <w:trPr>
          <w:trHeight w:val="408"/>
        </w:trPr>
        <w:tc>
          <w:tcPr>
            <w:tcW w:w="10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214231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F55B97" w14:textId="5AFB09BF" w:rsidR="004926B9" w:rsidRPr="006E292D" w:rsidRDefault="00081D87" w:rsidP="003D28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Фролов И.</w:t>
            </w:r>
          </w:p>
        </w:tc>
      </w:tr>
      <w:tr w:rsidR="004926B9" w:rsidRPr="00CA7845" w14:paraId="663928D7" w14:textId="77777777" w:rsidTr="003D2805">
        <w:trPr>
          <w:trHeight w:val="297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F37E9C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8.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54D0157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Руководитель</w:t>
            </w:r>
            <w:r w:rsidR="00CA7845">
              <w:rPr>
                <w:color w:val="008E95"/>
              </w:rPr>
              <w:t>/Менеджер</w:t>
            </w:r>
            <w:r w:rsidRPr="00CA7845">
              <w:rPr>
                <w:color w:val="008E95"/>
              </w:rPr>
              <w:t xml:space="preserve"> проекта (если известен)</w:t>
            </w:r>
          </w:p>
        </w:tc>
      </w:tr>
      <w:tr w:rsidR="004926B9" w:rsidRPr="00CA7845" w14:paraId="76B3DDF4" w14:textId="77777777" w:rsidTr="003D2805">
        <w:trPr>
          <w:trHeight w:val="408"/>
        </w:trPr>
        <w:tc>
          <w:tcPr>
            <w:tcW w:w="10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E0AFD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604D2" w14:textId="21791873" w:rsidR="004926B9" w:rsidRPr="006E292D" w:rsidRDefault="00081D87" w:rsidP="003D2805">
            <w:pPr>
              <w:jc w:val="center"/>
              <w:rPr>
                <w:color w:val="000000" w:themeColor="text1"/>
              </w:rPr>
            </w:pPr>
            <w:r w:rsidRPr="00081D87">
              <w:rPr>
                <w:color w:val="000000" w:themeColor="text1"/>
              </w:rPr>
              <w:t xml:space="preserve">Платформа предназначена для управления логистикой всех предприятий холдинга</w:t>
            </w:r>
          </w:p>
        </w:tc>
      </w:tr>
      <w:tr w:rsidR="004926B9" w:rsidRPr="00CA7845" w14:paraId="7AC1CC8F" w14:textId="77777777" w:rsidTr="003D2805">
        <w:trPr>
          <w:trHeight w:val="181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56C89B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9.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55AE2F6" w14:textId="77777777" w:rsidR="004926B9" w:rsidRPr="00CA7845" w:rsidRDefault="000B62CB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Затрагивает нескольких предприятий</w:t>
            </w:r>
            <w:r w:rsidR="004926B9" w:rsidRPr="00CA7845">
              <w:rPr>
                <w:color w:val="008E95"/>
              </w:rPr>
              <w:t xml:space="preserve"> (</w:t>
            </w:r>
            <w:proofErr w:type="spellStart"/>
            <w:r w:rsidR="004926B9" w:rsidRPr="00CA7845">
              <w:rPr>
                <w:color w:val="008E95"/>
              </w:rPr>
              <w:t>кроссрегиональное</w:t>
            </w:r>
            <w:proofErr w:type="spellEnd"/>
            <w:r w:rsidR="004926B9" w:rsidRPr="00CA7845">
              <w:rPr>
                <w:color w:val="008E95"/>
              </w:rPr>
              <w:t>) и/или КЦ?</w:t>
            </w:r>
          </w:p>
        </w:tc>
      </w:tr>
      <w:tr w:rsidR="004926B9" w:rsidRPr="00CA7845" w14:paraId="459B4D24" w14:textId="77777777" w:rsidTr="003D2805">
        <w:trPr>
          <w:trHeight w:val="300"/>
        </w:trPr>
        <w:tc>
          <w:tcPr>
            <w:tcW w:w="10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7D177F1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9F34B44" w14:textId="44CA91CB" w:rsidR="004926B9" w:rsidRPr="006E292D" w:rsidRDefault="005A4118" w:rsidP="003D2805">
            <w:pPr>
              <w:jc w:val="center"/>
              <w:rPr>
                <w:color w:val="000000" w:themeColor="text1"/>
              </w:rPr>
            </w:pPr>
            <w:r w:rsidRPr="005A4118">
              <w:rPr>
                <w:color w:val="000000" w:themeColor="text1"/>
              </w:rPr>
              <w:t xml:space="preserve">Подготовка инфраструктуры тестового контура платформы «Атлас логистики»</w:t>
            </w:r>
          </w:p>
        </w:tc>
      </w:tr>
      <w:tr w:rsidR="004926B9" w:rsidRPr="00CA7845" w14:paraId="438A4D1F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1EB24F5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  <w:lang w:val="en-US"/>
              </w:rPr>
            </w:pPr>
            <w:r w:rsidRPr="00CA7845">
              <w:rPr>
                <w:rFonts w:cs="Arial"/>
                <w:color w:val="008E95"/>
              </w:rPr>
              <w:t>10.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64F5C4C3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Краткое наименование изменения</w:t>
            </w:r>
          </w:p>
        </w:tc>
      </w:tr>
      <w:tr w:rsidR="004926B9" w:rsidRPr="00CA7845" w14:paraId="571FDC85" w14:textId="77777777" w:rsidTr="003D2805">
        <w:trPr>
          <w:trHeight w:val="372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BBD87C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10E1417" w14:textId="77777777" w:rsidR="004926B9" w:rsidRPr="00CA7845" w:rsidRDefault="004926B9" w:rsidP="003D2805">
            <w:pPr>
              <w:pStyle w:val="ad"/>
              <w:rPr>
                <w:rFonts w:cs="Arial"/>
                <w:szCs w:val="22"/>
              </w:rPr>
            </w:pPr>
            <w:r w:rsidRPr="00CA7845">
              <w:rPr>
                <w:rFonts w:cs="Arial"/>
                <w:sz w:val="20"/>
                <w:szCs w:val="22"/>
              </w:rPr>
              <w:t>с</w:t>
            </w:r>
          </w:p>
        </w:tc>
        <w:tc>
          <w:tcPr>
            <w:tcW w:w="31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4257E70" w14:textId="77777777" w:rsidR="004926B9" w:rsidRPr="00CA7845" w:rsidRDefault="004926B9" w:rsidP="003D2805">
            <w:pPr>
              <w:jc w:val="center"/>
              <w:rPr>
                <w:szCs w:val="22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D705E7D" w14:textId="77777777" w:rsidR="004926B9" w:rsidRPr="00CA7845" w:rsidRDefault="004926B9" w:rsidP="003D2805">
            <w:pPr>
              <w:pStyle w:val="ad"/>
              <w:rPr>
                <w:rFonts w:cs="Arial"/>
                <w:szCs w:val="22"/>
              </w:rPr>
            </w:pPr>
            <w:r w:rsidRPr="00CA7845">
              <w:rPr>
                <w:rFonts w:cs="Arial"/>
                <w:sz w:val="20"/>
                <w:szCs w:val="22"/>
              </w:rPr>
              <w:t>по</w:t>
            </w:r>
          </w:p>
        </w:tc>
        <w:tc>
          <w:tcPr>
            <w:tcW w:w="33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AE5A60B" w14:textId="053D9562" w:rsidR="004926B9" w:rsidRPr="00CA7845" w:rsidRDefault="005A4118" w:rsidP="003D280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30.10.2026</w:t>
            </w:r>
          </w:p>
        </w:tc>
      </w:tr>
      <w:tr w:rsidR="004926B9" w:rsidRPr="00CA7845" w14:paraId="06B14291" w14:textId="77777777" w:rsidTr="003D2805">
        <w:trPr>
          <w:trHeight w:val="201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C5BC32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11.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675A1A56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Ожидаемые сроки реализации</w:t>
            </w:r>
          </w:p>
        </w:tc>
      </w:tr>
      <w:tr w:rsidR="004926B9" w:rsidRPr="00CA7845" w14:paraId="083C03BC" w14:textId="77777777" w:rsidTr="003D2805">
        <w:trPr>
          <w:trHeight w:val="372"/>
        </w:trPr>
        <w:tc>
          <w:tcPr>
            <w:tcW w:w="10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95368AD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FE390EF" w14:textId="699E7E1C" w:rsidR="004926B9" w:rsidRPr="003D2805" w:rsidRDefault="005A4118" w:rsidP="003D2805">
            <w:pPr>
              <w:jc w:val="center"/>
            </w:pPr>
            <w:r w:rsidRPr="005A4118">
              <w:t xml:space="preserve">Функционально-технические требования на создание единой цифровой платформы управления логистикой «Атлас логистики» v1.0 от 01.10.2026</w:t>
            </w:r>
            <w:proofErr w:type="spellStart"/>
            <w:r w:rsidRPr="005A4118">
              <w:t xml:space="preserve"/>
            </w:r>
            <w:proofErr w:type="spellEnd"/>
            <w:r w:rsidRPr="005A4118">
              <w:t xml:space="preserve"/>
            </w:r>
            <w:proofErr w:type="spellStart"/>
            <w:r w:rsidRPr="005A4118">
              <w:t xml:space="preserve"/>
            </w:r>
            <w:proofErr w:type="spellEnd"/>
            <w:r w:rsidRPr="005A4118">
              <w:t xml:space="preserve"/>
            </w:r>
          </w:p>
        </w:tc>
      </w:tr>
      <w:tr w:rsidR="004926B9" w:rsidRPr="00CA7845" w14:paraId="7C5DD974" w14:textId="77777777" w:rsidTr="003D2805">
        <w:trPr>
          <w:trHeight w:val="40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167EDC9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12.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0B19EB20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Обоснование: ссылка на изменение законодательства, методологические указания, процедуру бизнес-процесса, другое (собственное описание причины)</w:t>
            </w:r>
          </w:p>
        </w:tc>
      </w:tr>
      <w:tr w:rsidR="004926B9" w:rsidRPr="00CA7845" w14:paraId="33B363B1" w14:textId="77777777" w:rsidTr="003D2805">
        <w:trPr>
          <w:trHeight w:val="219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76C30A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4C92B841" w14:textId="3101753A" w:rsidR="004926B9" w:rsidRPr="00CA7845" w:rsidRDefault="005A4118" w:rsidP="003D2805">
            <w:pPr>
              <w:pStyle w:val="ad"/>
              <w:rPr>
                <w:rFonts w:cs="Arial"/>
                <w:i w:val="0"/>
                <w:sz w:val="20"/>
              </w:rPr>
            </w:pPr>
            <w:r w:rsidRPr="005A4118">
              <w:rPr>
                <w:rFonts w:cs="Arial"/>
                <w:i w:val="0"/>
                <w:sz w:val="20"/>
              </w:rPr>
              <w:t xml:space="preserve">Подготовлена инфраструктура тестового контура «Атлас логистики»: платформа развёрнута в Test-кластере Kubernetes и доступна по внутреннему доменному имени</w:t>
            </w:r>
            <w:proofErr w:type="spellStart"/>
            <w:r w:rsidRPr="005A4118">
              <w:rPr>
                <w:rFonts w:cs="Arial"/>
                <w:i w:val="0"/>
                <w:sz w:val="20"/>
              </w:rPr>
              <w:t xml:space="preserve"/>
            </w:r>
            <w:proofErr w:type="spellEnd"/>
            <w:r w:rsidRPr="005A4118">
              <w:rPr>
                <w:rFonts w:cs="Arial"/>
                <w:i w:val="0"/>
                <w:sz w:val="20"/>
              </w:rPr>
              <w:t xml:space="preserve"/>
            </w:r>
          </w:p>
        </w:tc>
      </w:tr>
      <w:tr w:rsidR="003D2805" w:rsidRPr="00CA7845" w14:paraId="4E8FD908" w14:textId="77777777" w:rsidTr="003D2805">
        <w:trPr>
          <w:trHeight w:val="201"/>
        </w:trPr>
        <w:tc>
          <w:tcPr>
            <w:tcW w:w="104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4043B1F" w14:textId="77777777" w:rsidR="003D2805" w:rsidRPr="00CA7845" w:rsidRDefault="003D2805" w:rsidP="003D2805">
            <w:pPr>
              <w:pStyle w:val="ad"/>
              <w:rPr>
                <w:rFonts w:cs="Arial"/>
                <w:b/>
                <w:color w:val="008E95"/>
              </w:rPr>
            </w:pPr>
            <w:r w:rsidRPr="00CA7845">
              <w:rPr>
                <w:rFonts w:cs="Arial"/>
                <w:color w:val="008E95"/>
              </w:rPr>
              <w:t>13.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15CC21E" w14:textId="77777777" w:rsidR="003D2805" w:rsidRPr="003D2805" w:rsidRDefault="003D2805" w:rsidP="003D2805">
            <w:pPr>
              <w:pStyle w:val="aff1"/>
              <w:spacing w:after="0"/>
              <w:rPr>
                <w:color w:val="008E95"/>
              </w:rPr>
            </w:pPr>
            <w:r w:rsidRPr="00CA7845">
              <w:rPr>
                <w:color w:val="008E95"/>
              </w:rPr>
              <w:t>Ожидаемый результат Изменения</w:t>
            </w:r>
          </w:p>
        </w:tc>
      </w:tr>
      <w:tr w:rsidR="003D2805" w:rsidRPr="00CA7845" w14:paraId="5E715266" w14:textId="77777777" w:rsidTr="003D2805">
        <w:trPr>
          <w:trHeight w:val="272"/>
        </w:trPr>
        <w:tc>
          <w:tcPr>
            <w:tcW w:w="104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85E377" w14:textId="77777777" w:rsidR="003D2805" w:rsidRPr="00CA7845" w:rsidRDefault="003D2805" w:rsidP="003D2805">
            <w:pPr>
              <w:pStyle w:val="ad"/>
              <w:rPr>
                <w:rFonts w:cs="Arial"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E744B15" w14:textId="77777777" w:rsidR="003D2805" w:rsidRPr="003D2805" w:rsidRDefault="003D2805" w:rsidP="003D2805">
            <w:pPr>
              <w:pStyle w:val="aff1"/>
              <w:spacing w:after="0"/>
              <w:rPr>
                <w:i w:val="0"/>
                <w:color w:val="008E95"/>
              </w:rPr>
            </w:pPr>
          </w:p>
        </w:tc>
      </w:tr>
      <w:tr w:rsidR="004926B9" w:rsidRPr="00CA7845" w14:paraId="316489E2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C72F0DE" w14:textId="77777777" w:rsidR="004926B9" w:rsidRPr="00CA7845" w:rsidRDefault="005D444B" w:rsidP="003D2805">
            <w:pPr>
              <w:pStyle w:val="ad"/>
              <w:rPr>
                <w:rFonts w:cs="Arial"/>
                <w:b/>
                <w:color w:val="008E95"/>
              </w:rPr>
            </w:pPr>
            <w:r>
              <w:rPr>
                <w:rFonts w:cs="Arial"/>
                <w:color w:val="008E95"/>
              </w:rPr>
              <w:t>14</w:t>
            </w:r>
            <w:r w:rsidR="004926B9" w:rsidRPr="00CA7845">
              <w:rPr>
                <w:rFonts w:cs="Arial"/>
                <w:color w:val="008E95"/>
              </w:rPr>
              <w:t>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208F3803" w14:textId="77777777" w:rsidR="004926B9" w:rsidRPr="007D2E4B" w:rsidRDefault="007D2E4B" w:rsidP="003D2805">
            <w:pPr>
              <w:pStyle w:val="aff1"/>
              <w:spacing w:after="0"/>
              <w:rPr>
                <w:b/>
              </w:rPr>
            </w:pPr>
            <w:r>
              <w:rPr>
                <w:color w:val="008E95"/>
              </w:rPr>
              <w:t>Инфраструктурный т</w:t>
            </w:r>
            <w:r w:rsidR="005D444B">
              <w:rPr>
                <w:color w:val="008E95"/>
              </w:rPr>
              <w:t xml:space="preserve">ехнологический стек </w:t>
            </w:r>
            <w:r>
              <w:rPr>
                <w:color w:val="008E95"/>
              </w:rPr>
              <w:t>проекта</w:t>
            </w:r>
            <w:r w:rsidRPr="007D2E4B">
              <w:rPr>
                <w:color w:val="008E95"/>
              </w:rPr>
              <w:t xml:space="preserve">: </w:t>
            </w:r>
            <w:r w:rsidR="005D444B">
              <w:rPr>
                <w:color w:val="008E95"/>
              </w:rPr>
              <w:t xml:space="preserve">Операционная система, СУБД, СПД, </w:t>
            </w:r>
            <w:proofErr w:type="spellStart"/>
            <w:r w:rsidR="005D444B">
              <w:rPr>
                <w:color w:val="008E95"/>
              </w:rPr>
              <w:t>СХД</w:t>
            </w:r>
            <w:proofErr w:type="spellEnd"/>
            <w:r w:rsidR="005D444B">
              <w:rPr>
                <w:color w:val="008E95"/>
              </w:rPr>
              <w:t xml:space="preserve">, </w:t>
            </w:r>
            <w:r w:rsidR="005D444B">
              <w:rPr>
                <w:color w:val="008E95"/>
                <w:lang w:val="en-US"/>
              </w:rPr>
              <w:t>VoIP</w:t>
            </w:r>
            <w:r>
              <w:rPr>
                <w:color w:val="008E95"/>
              </w:rPr>
              <w:t xml:space="preserve"> </w:t>
            </w:r>
            <w:r w:rsidRPr="007D2E4B">
              <w:rPr>
                <w:color w:val="008E95"/>
              </w:rPr>
              <w:t>(</w:t>
            </w:r>
            <w:r>
              <w:rPr>
                <w:color w:val="008E95"/>
              </w:rPr>
              <w:t>при наличии и возможности определения)</w:t>
            </w:r>
          </w:p>
        </w:tc>
      </w:tr>
      <w:tr w:rsidR="004926B9" w:rsidRPr="00CA7845" w14:paraId="5F8B4B0C" w14:textId="77777777" w:rsidTr="003D2805">
        <w:trPr>
          <w:trHeight w:val="228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90A5ED1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867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1DE46F37" w14:textId="427473E0" w:rsidR="004926B9" w:rsidRPr="00CA7845" w:rsidRDefault="005A4118" w:rsidP="003D2805">
            <w:pPr>
              <w:jc w:val="center"/>
            </w:pPr>
            <w:r w:rsidRPr="005A4118">
              <w:t xml:space="preserve">Риски нереализации: без тестового контура невозможен перенос собранного прототипа «Атлас логистики»</w:t>
            </w:r>
            <w:r>
              <w:t xml:space="preserve"/>
            </w:r>
          </w:p>
        </w:tc>
      </w:tr>
      <w:tr w:rsidR="004926B9" w:rsidRPr="00CA7845" w14:paraId="0C0B8BCF" w14:textId="77777777" w:rsidTr="003D2805">
        <w:trPr>
          <w:trHeight w:val="288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DCB02CB" w14:textId="77777777" w:rsidR="004926B9" w:rsidRPr="00CA7845" w:rsidRDefault="005D444B" w:rsidP="003D2805">
            <w:pPr>
              <w:pStyle w:val="ad"/>
              <w:rPr>
                <w:rFonts w:cs="Arial"/>
                <w:b/>
                <w:color w:val="008E95"/>
              </w:rPr>
            </w:pPr>
            <w:r>
              <w:rPr>
                <w:rFonts w:cs="Arial"/>
                <w:color w:val="008E95"/>
              </w:rPr>
              <w:t>15</w:t>
            </w:r>
            <w:r w:rsidR="004926B9" w:rsidRPr="00CA7845">
              <w:rPr>
                <w:rFonts w:cs="Arial"/>
                <w:color w:val="008E95"/>
              </w:rPr>
              <w:t>.</w:t>
            </w:r>
          </w:p>
        </w:tc>
        <w:tc>
          <w:tcPr>
            <w:tcW w:w="86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7037141D" w14:textId="77777777" w:rsidR="004926B9" w:rsidRPr="00CA7845" w:rsidRDefault="004926B9" w:rsidP="003D2805">
            <w:pPr>
              <w:pStyle w:val="aff1"/>
              <w:spacing w:after="0"/>
              <w:rPr>
                <w:b/>
              </w:rPr>
            </w:pPr>
            <w:r w:rsidRPr="00CA7845">
              <w:rPr>
                <w:color w:val="008E95"/>
              </w:rPr>
              <w:t>Известные риски, связанные с Изменением или его не</w:t>
            </w:r>
            <w:r w:rsidR="003D2805" w:rsidRPr="003D2805">
              <w:rPr>
                <w:color w:val="008E95"/>
              </w:rPr>
              <w:t xml:space="preserve"> </w:t>
            </w:r>
            <w:r w:rsidRPr="00CA7845">
              <w:rPr>
                <w:color w:val="008E95"/>
              </w:rPr>
              <w:t>реализацией</w:t>
            </w:r>
          </w:p>
        </w:tc>
      </w:tr>
      <w:tr w:rsidR="004926B9" w:rsidRPr="00CA7845" w14:paraId="794D7ECE" w14:textId="77777777" w:rsidTr="003D2805">
        <w:trPr>
          <w:trHeight w:val="372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1FF2DA3" w14:textId="77777777" w:rsidR="004926B9" w:rsidRPr="00CA7845" w:rsidRDefault="004926B9" w:rsidP="003D2805">
            <w:pPr>
              <w:pStyle w:val="ad"/>
              <w:rPr>
                <w:rFonts w:cs="Arial"/>
                <w:b/>
                <w:color w:val="008E95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5868ADA" w14:textId="77777777" w:rsidR="004926B9" w:rsidRPr="00CA7845" w:rsidRDefault="00000000" w:rsidP="003D2805">
            <w:pPr>
              <w:pStyle w:val="ad"/>
              <w:rPr>
                <w:rFonts w:cs="Arial"/>
              </w:rPr>
            </w:pPr>
            <w:sdt>
              <w:sdtPr>
                <w:rPr>
                  <w:rFonts w:cs="Arial"/>
                  <w:i w:val="0"/>
                  <w:sz w:val="20"/>
                  <w:szCs w:val="22"/>
                </w:rPr>
                <w:id w:val="537399697"/>
                <w:placeholder>
                  <w:docPart w:val="ED5CC249F5164530B758E8D748A0A9BA"/>
                </w:placeholder>
                <w:comboBox>
                  <w:listItem w:displayText="Да\Нет" w:value="Да\Нет"/>
                  <w:listItem w:displayText="Да" w:value="Да"/>
                  <w:listItem w:displayText="Нет" w:value="Нет"/>
                  <w:listItem w:displayText="Не знаю" w:value="Не знаю"/>
                </w:comboBox>
              </w:sdtPr>
              <w:sdtContent>
                <w:r w:rsidR="004926B9" w:rsidRPr="00CA7845">
                  <w:rPr>
                    <w:rFonts w:cs="Arial"/>
                    <w:i w:val="0"/>
                    <w:sz w:val="20"/>
                    <w:szCs w:val="22"/>
                  </w:rPr>
                  <w:t>Да\Нет</w:t>
                </w:r>
              </w:sdtContent>
            </w:sdt>
          </w:p>
        </w:tc>
        <w:tc>
          <w:tcPr>
            <w:tcW w:w="65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5898F5C" w14:textId="77777777" w:rsidR="004926B9" w:rsidRPr="00CA7845" w:rsidRDefault="004926B9" w:rsidP="003D2805">
            <w:pPr>
              <w:jc w:val="center"/>
            </w:pPr>
          </w:p>
        </w:tc>
      </w:tr>
      <w:tr w:rsidR="004926B9" w:rsidRPr="00CA7845" w14:paraId="65A007CA" w14:textId="77777777" w:rsidTr="003D2805">
        <w:trPr>
          <w:trHeight w:val="373"/>
        </w:trPr>
        <w:tc>
          <w:tcPr>
            <w:tcW w:w="1046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D06A27E" w14:textId="77777777" w:rsidR="004926B9" w:rsidRPr="00CA7845" w:rsidRDefault="005D444B" w:rsidP="003D2805">
            <w:pPr>
              <w:pStyle w:val="ad"/>
              <w:rPr>
                <w:rFonts w:cs="Arial"/>
                <w:b/>
                <w:color w:val="008E95"/>
              </w:rPr>
            </w:pPr>
            <w:r>
              <w:rPr>
                <w:rFonts w:cs="Arial"/>
                <w:color w:val="008E95"/>
              </w:rPr>
              <w:t>16</w:t>
            </w:r>
            <w:r w:rsidR="004926B9" w:rsidRPr="00CA7845">
              <w:rPr>
                <w:rFonts w:cs="Arial"/>
                <w:color w:val="008E95"/>
              </w:rPr>
              <w:t>.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729486C6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План работ требует разработки?</w:t>
            </w:r>
          </w:p>
        </w:tc>
        <w:tc>
          <w:tcPr>
            <w:tcW w:w="651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47035350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 xml:space="preserve">Для разработки </w:t>
            </w:r>
            <w:proofErr w:type="spellStart"/>
            <w:r w:rsidRPr="00CA7845">
              <w:rPr>
                <w:color w:val="008E95"/>
              </w:rPr>
              <w:t>ФТТ</w:t>
            </w:r>
            <w:proofErr w:type="spellEnd"/>
            <w:r w:rsidRPr="00CA7845">
              <w:rPr>
                <w:color w:val="008E95"/>
              </w:rPr>
              <w:t>, ТЗ требуются ресурсы (перечислить)</w:t>
            </w:r>
          </w:p>
        </w:tc>
      </w:tr>
      <w:tr w:rsidR="004926B9" w:rsidRPr="00CA7845" w14:paraId="3A6995FF" w14:textId="77777777" w:rsidTr="003D2805">
        <w:trPr>
          <w:trHeight w:val="96"/>
        </w:trPr>
        <w:tc>
          <w:tcPr>
            <w:tcW w:w="104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757C785" w14:textId="77777777" w:rsidR="004926B9" w:rsidRPr="00CA7845" w:rsidRDefault="004926B9" w:rsidP="003D2805">
            <w:pPr>
              <w:jc w:val="left"/>
              <w:rPr>
                <w:b/>
                <w:bCs w:val="0"/>
                <w:szCs w:val="20"/>
              </w:rPr>
            </w:pPr>
          </w:p>
        </w:tc>
        <w:sdt>
          <w:sdtPr>
            <w:rPr>
              <w:rFonts w:cs="Arial"/>
              <w:i w:val="0"/>
              <w:sz w:val="20"/>
            </w:rPr>
            <w:id w:val="813845619"/>
            <w:placeholder>
              <w:docPart w:val="A6C4787120FF4980A4D01F9404FC688A"/>
            </w:placeholder>
            <w:comboBox>
              <w:listItem w:displayText="Да\Нет" w:value="Да\Нет"/>
              <w:listItem w:displayText="Да" w:value="Да"/>
              <w:listItem w:displayText="Нет" w:value="Нет"/>
              <w:listItem w:displayText="Не знаю" w:value="Не знаю"/>
            </w:comboBox>
          </w:sdtPr>
          <w:sdtContent>
            <w:tc>
              <w:tcPr>
                <w:tcW w:w="21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28" w:type="dxa"/>
                  <w:left w:w="85" w:type="dxa"/>
                  <w:bottom w:w="28" w:type="dxa"/>
                  <w:right w:w="85" w:type="dxa"/>
                </w:tcMar>
                <w:vAlign w:val="center"/>
                <w:hideMark/>
              </w:tcPr>
              <w:p w14:paraId="0D8E0BD1" w14:textId="77777777" w:rsidR="004926B9" w:rsidRPr="00CA7845" w:rsidRDefault="004926B9" w:rsidP="003D2805">
                <w:pPr>
                  <w:pStyle w:val="ad"/>
                  <w:rPr>
                    <w:rFonts w:cs="Arial"/>
                  </w:rPr>
                </w:pPr>
                <w:r w:rsidRPr="00CA7845">
                  <w:rPr>
                    <w:rFonts w:cs="Arial"/>
                    <w:i w:val="0"/>
                    <w:sz w:val="20"/>
                  </w:rPr>
                  <w:t>Да\Нет</w:t>
                </w:r>
              </w:p>
            </w:tc>
          </w:sdtContent>
        </w:sdt>
        <w:tc>
          <w:tcPr>
            <w:tcW w:w="65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D6803E1" w14:textId="6E8F85E1" w:rsidR="004926B9" w:rsidRPr="00CA7845" w:rsidRDefault="005A4118" w:rsidP="003D2805">
            <w:pPr>
              <w:jc w:val="center"/>
            </w:pPr>
            <w:r w:rsidRPr="005A4118">
              <w:t xml:space="preserve">SAP ZSPACETRANS, Логинет, АСВ НСИ логистики</w:t>
            </w:r>
            <w:proofErr w:type="spellStart"/>
            <w:r w:rsidRPr="005A4118">
              <w:t xml:space="preserve"/>
            </w:r>
            <w:proofErr w:type="spellEnd"/>
            <w:r w:rsidRPr="005A4118">
              <w:t xml:space="preserve"/>
            </w:r>
            <w:proofErr w:type="spellStart"/>
            <w:r w:rsidRPr="005A4118">
              <w:t xml:space="preserve"/>
            </w:r>
            <w:proofErr w:type="spellEnd"/>
          </w:p>
        </w:tc>
      </w:tr>
      <w:tr w:rsidR="004926B9" w:rsidRPr="00CA7845" w14:paraId="0532E89A" w14:textId="77777777" w:rsidTr="003D2805">
        <w:trPr>
          <w:trHeight w:val="408"/>
        </w:trPr>
        <w:tc>
          <w:tcPr>
            <w:tcW w:w="1046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FAC2782" w14:textId="77777777" w:rsidR="004926B9" w:rsidRPr="00CA7845" w:rsidRDefault="004926B9" w:rsidP="003D2805">
            <w:pPr>
              <w:jc w:val="left"/>
              <w:rPr>
                <w:b/>
                <w:bCs w:val="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0A749832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Влияет на бизнес приложения?</w:t>
            </w:r>
          </w:p>
        </w:tc>
        <w:tc>
          <w:tcPr>
            <w:tcW w:w="651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hideMark/>
          </w:tcPr>
          <w:p w14:paraId="35FF7448" w14:textId="77777777" w:rsidR="004926B9" w:rsidRPr="00CA7845" w:rsidRDefault="004926B9" w:rsidP="003D2805">
            <w:pPr>
              <w:pStyle w:val="aff1"/>
              <w:spacing w:after="0"/>
              <w:rPr>
                <w:b/>
                <w:color w:val="008E95"/>
              </w:rPr>
            </w:pPr>
            <w:r w:rsidRPr="00CA7845">
              <w:rPr>
                <w:color w:val="008E95"/>
              </w:rPr>
              <w:t>На какие бизнес приложения влияет Изменение (перечислить)</w:t>
            </w:r>
          </w:p>
          <w:p w14:paraId="241CB7E3" w14:textId="77777777" w:rsidR="004926B9" w:rsidRPr="00CA7845" w:rsidRDefault="004926B9" w:rsidP="003D2805">
            <w:pPr>
              <w:jc w:val="center"/>
              <w:rPr>
                <w:color w:val="008E95"/>
                <w:sz w:val="16"/>
                <w:szCs w:val="16"/>
              </w:rPr>
            </w:pPr>
          </w:p>
          <w:p w14:paraId="7CC74F1C" w14:textId="77777777" w:rsidR="004926B9" w:rsidRPr="00CA7845" w:rsidRDefault="004926B9" w:rsidP="003D2805">
            <w:pPr>
              <w:jc w:val="center"/>
              <w:rPr>
                <w:color w:val="008E95"/>
                <w:sz w:val="16"/>
                <w:szCs w:val="16"/>
              </w:rPr>
            </w:pPr>
          </w:p>
        </w:tc>
      </w:tr>
    </w:tbl>
    <w:p w14:paraId="0D120024" w14:textId="77777777" w:rsidR="003D2805" w:rsidRDefault="003D2805" w:rsidP="00CA7845">
      <w:pPr>
        <w:spacing w:before="240" w:after="120"/>
        <w:rPr>
          <w:color w:val="auto"/>
          <w:szCs w:val="20"/>
        </w:rPr>
      </w:pPr>
    </w:p>
    <w:p w14:paraId="069C0E4B" w14:textId="77777777" w:rsidR="003D2805" w:rsidRDefault="003D2805">
      <w:pPr>
        <w:jc w:val="left"/>
        <w:rPr>
          <w:color w:val="auto"/>
          <w:szCs w:val="20"/>
        </w:rPr>
      </w:pPr>
      <w:r>
        <w:rPr>
          <w:color w:val="auto"/>
          <w:szCs w:val="20"/>
        </w:rPr>
        <w:br w:type="page"/>
      </w:r>
    </w:p>
    <w:p w14:paraId="2BDD02FA" w14:textId="77777777" w:rsidR="004926B9" w:rsidRPr="00CA7845" w:rsidRDefault="004926B9" w:rsidP="00CA7845">
      <w:pPr>
        <w:spacing w:before="240" w:after="120"/>
        <w:rPr>
          <w:b/>
          <w:color w:val="auto"/>
          <w:szCs w:val="20"/>
        </w:rPr>
      </w:pPr>
      <w:r w:rsidRPr="00CA7845">
        <w:rPr>
          <w:color w:val="auto"/>
          <w:szCs w:val="20"/>
        </w:rPr>
        <w:lastRenderedPageBreak/>
        <w:t>1</w:t>
      </w:r>
      <w:r w:rsidR="00042464" w:rsidRPr="00042464">
        <w:rPr>
          <w:color w:val="auto"/>
          <w:szCs w:val="20"/>
        </w:rPr>
        <w:t>7</w:t>
      </w:r>
      <w:r w:rsidRPr="00CA7845">
        <w:rPr>
          <w:color w:val="auto"/>
          <w:szCs w:val="20"/>
        </w:rPr>
        <w:t xml:space="preserve">. </w:t>
      </w:r>
      <w:r w:rsidRPr="00CA7845">
        <w:rPr>
          <w:b/>
          <w:i/>
          <w:color w:val="auto"/>
          <w:szCs w:val="20"/>
        </w:rPr>
        <w:t>Указать связанное изменение, если применимо.</w:t>
      </w:r>
    </w:p>
    <w:p w14:paraId="58C7FF58" w14:textId="77777777" w:rsidR="004926B9" w:rsidRPr="00CA7845" w:rsidRDefault="004926B9" w:rsidP="00CA7845">
      <w:pPr>
        <w:spacing w:before="120" w:after="120"/>
        <w:rPr>
          <w:b/>
          <w:color w:val="008E95"/>
          <w:szCs w:val="20"/>
        </w:rPr>
      </w:pPr>
      <w:r w:rsidRPr="00CA7845">
        <w:rPr>
          <w:color w:val="auto"/>
          <w:szCs w:val="20"/>
        </w:rPr>
        <w:t>1</w:t>
      </w:r>
      <w:r w:rsidR="00042464" w:rsidRPr="00042464">
        <w:rPr>
          <w:color w:val="auto"/>
          <w:szCs w:val="20"/>
        </w:rPr>
        <w:t>8</w:t>
      </w:r>
      <w:r w:rsidRPr="00CA7845">
        <w:rPr>
          <w:color w:val="auto"/>
          <w:szCs w:val="20"/>
        </w:rPr>
        <w:t xml:space="preserve">. </w:t>
      </w:r>
      <w:r w:rsidRPr="00CA7845">
        <w:rPr>
          <w:b/>
          <w:i/>
          <w:color w:val="auto"/>
          <w:szCs w:val="20"/>
        </w:rPr>
        <w:t>Влияние запроса</w:t>
      </w:r>
      <w:r w:rsidRPr="00CA7845">
        <w:rPr>
          <w:color w:val="auto"/>
          <w:szCs w:val="20"/>
        </w:rPr>
        <w:t xml:space="preserve"> </w:t>
      </w:r>
      <w:r w:rsidRPr="00CA7845">
        <w:rPr>
          <w:color w:val="008E95"/>
          <w:szCs w:val="20"/>
        </w:rPr>
        <w:t>(отметьте знаком «Х» только один пункт)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4"/>
        <w:gridCol w:w="425"/>
      </w:tblGrid>
      <w:tr w:rsidR="004926B9" w:rsidRPr="00CA7845" w14:paraId="1DB12A49" w14:textId="77777777" w:rsidTr="003D2805">
        <w:trPr>
          <w:tblHeader/>
        </w:trPr>
        <w:tc>
          <w:tcPr>
            <w:tcW w:w="9464" w:type="dxa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B9BBA99" w14:textId="77777777" w:rsidR="004926B9" w:rsidRPr="00CA7845" w:rsidRDefault="004926B9" w:rsidP="00CA7845">
            <w:pPr>
              <w:jc w:val="left"/>
              <w:rPr>
                <w:b/>
                <w:color w:val="FFFFFF" w:themeColor="background1"/>
                <w:szCs w:val="20"/>
              </w:rPr>
            </w:pPr>
            <w:r w:rsidRPr="00CA7845">
              <w:rPr>
                <w:b/>
                <w:color w:val="FFFFFF" w:themeColor="background1"/>
                <w:szCs w:val="20"/>
              </w:rPr>
              <w:t>Критерии важности запроса</w:t>
            </w:r>
          </w:p>
        </w:tc>
        <w:tc>
          <w:tcPr>
            <w:tcW w:w="425" w:type="dxa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0523B13" w14:textId="77777777" w:rsidR="004926B9" w:rsidRPr="00CA7845" w:rsidRDefault="004926B9" w:rsidP="00CA7845">
            <w:pPr>
              <w:pStyle w:val="Tabletext"/>
              <w:keepNext/>
              <w:jc w:val="left"/>
              <w:rPr>
                <w:rFonts w:ascii="Arial" w:hAnsi="Arial" w:cs="Arial"/>
                <w:color w:val="FFFFFF" w:themeColor="background1"/>
                <w:sz w:val="20"/>
              </w:rPr>
            </w:pPr>
          </w:p>
        </w:tc>
      </w:tr>
      <w:tr w:rsidR="004926B9" w:rsidRPr="00CA7845" w14:paraId="6ADB7551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AFF907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>Отсутствие данной функциональности ведет к невозможности выполнения бизнес-процесса, отсутствует видимое временное решение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9F15875" w14:textId="77777777" w:rsidR="004926B9" w:rsidRPr="00CA7845" w:rsidRDefault="004926B9" w:rsidP="00C15EF4">
            <w:pPr>
              <w:jc w:val="center"/>
              <w:rPr>
                <w:b/>
                <w:szCs w:val="20"/>
              </w:rPr>
            </w:pPr>
          </w:p>
        </w:tc>
      </w:tr>
      <w:tr w:rsidR="004926B9" w:rsidRPr="00CA7845" w14:paraId="04E94810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308516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>Отсутствие данной функциональности не останавливает работу бизнес-процесса, существует временное решение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06E5CC1" w14:textId="77777777" w:rsidR="004926B9" w:rsidRPr="00C15EF4" w:rsidRDefault="004926B9" w:rsidP="00C15EF4">
            <w:pPr>
              <w:jc w:val="center"/>
              <w:rPr>
                <w:b/>
                <w:szCs w:val="20"/>
              </w:rPr>
            </w:pPr>
          </w:p>
        </w:tc>
      </w:tr>
      <w:tr w:rsidR="004926B9" w:rsidRPr="00CA7845" w14:paraId="3B9DAC31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47E378D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>Добавление данной функциональности расширит возможности системы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925D65D" w14:textId="77777777" w:rsidR="004926B9" w:rsidRPr="00CA7845" w:rsidRDefault="004926B9" w:rsidP="00C15EF4">
            <w:pPr>
              <w:jc w:val="center"/>
              <w:rPr>
                <w:b/>
                <w:szCs w:val="20"/>
              </w:rPr>
            </w:pPr>
            <w:r w:rsidRPr="00CA7845">
              <w:rPr>
                <w:b/>
                <w:szCs w:val="20"/>
              </w:rPr>
              <w:t>Х</w:t>
            </w:r>
          </w:p>
        </w:tc>
      </w:tr>
    </w:tbl>
    <w:p w14:paraId="2AE397C3" w14:textId="77777777" w:rsidR="004926B9" w:rsidRPr="00CA7845" w:rsidRDefault="004926B9" w:rsidP="004926B9">
      <w:pPr>
        <w:rPr>
          <w:b/>
          <w:i/>
          <w:color w:val="FF0000"/>
          <w:szCs w:val="20"/>
        </w:rPr>
      </w:pPr>
    </w:p>
    <w:p w14:paraId="7841E403" w14:textId="77777777" w:rsidR="004926B9" w:rsidRPr="00CA7845" w:rsidRDefault="004926B9" w:rsidP="00CA7845">
      <w:pPr>
        <w:rPr>
          <w:b/>
          <w:color w:val="auto"/>
          <w:szCs w:val="20"/>
        </w:rPr>
      </w:pPr>
      <w:r w:rsidRPr="00CA7845">
        <w:rPr>
          <w:color w:val="auto"/>
          <w:szCs w:val="20"/>
        </w:rPr>
        <w:t>1</w:t>
      </w:r>
      <w:r w:rsidR="00042464" w:rsidRPr="00042464">
        <w:rPr>
          <w:color w:val="auto"/>
          <w:szCs w:val="20"/>
        </w:rPr>
        <w:t>9</w:t>
      </w:r>
      <w:r w:rsidRPr="00CA7845">
        <w:rPr>
          <w:color w:val="auto"/>
          <w:szCs w:val="20"/>
        </w:rPr>
        <w:t xml:space="preserve">. </w:t>
      </w:r>
      <w:r w:rsidRPr="00CA7845">
        <w:rPr>
          <w:b/>
          <w:i/>
          <w:color w:val="auto"/>
          <w:szCs w:val="20"/>
        </w:rPr>
        <w:t>Срочность запроса</w:t>
      </w:r>
      <w:r w:rsidRPr="00CA7845">
        <w:rPr>
          <w:color w:val="auto"/>
          <w:szCs w:val="20"/>
        </w:rPr>
        <w:t xml:space="preserve"> </w:t>
      </w:r>
      <w:r w:rsidRPr="00CA7845">
        <w:rPr>
          <w:color w:val="008E95"/>
          <w:szCs w:val="20"/>
        </w:rPr>
        <w:t>(отметьте знаком «Х» только один пункт)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4"/>
        <w:gridCol w:w="425"/>
      </w:tblGrid>
      <w:tr w:rsidR="004926B9" w:rsidRPr="00CA7845" w14:paraId="161F45B7" w14:textId="77777777" w:rsidTr="003D2805">
        <w:trPr>
          <w:tblHeader/>
        </w:trPr>
        <w:tc>
          <w:tcPr>
            <w:tcW w:w="9464" w:type="dxa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2D52E92" w14:textId="77777777" w:rsidR="004926B9" w:rsidRPr="00CA7845" w:rsidRDefault="004926B9" w:rsidP="00CA7845">
            <w:pPr>
              <w:jc w:val="left"/>
              <w:rPr>
                <w:b/>
                <w:szCs w:val="20"/>
              </w:rPr>
            </w:pPr>
            <w:r w:rsidRPr="00CA7845">
              <w:rPr>
                <w:b/>
                <w:color w:val="FFFFFF" w:themeColor="background1"/>
                <w:szCs w:val="20"/>
              </w:rPr>
              <w:t>Критерии срочности запроса</w:t>
            </w:r>
          </w:p>
        </w:tc>
        <w:tc>
          <w:tcPr>
            <w:tcW w:w="425" w:type="dxa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76844AC" w14:textId="77777777" w:rsidR="004926B9" w:rsidRPr="00CA7845" w:rsidRDefault="004926B9" w:rsidP="00716330">
            <w:pPr>
              <w:pStyle w:val="Tabletext"/>
              <w:keepNext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926B9" w:rsidRPr="00CA7845" w14:paraId="1FF2A1AF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8C23F0B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 xml:space="preserve">Недоступность </w:t>
            </w:r>
            <w:proofErr w:type="gramStart"/>
            <w:r w:rsidRPr="00CA7845">
              <w:rPr>
                <w:szCs w:val="20"/>
              </w:rPr>
              <w:t>операции  несет</w:t>
            </w:r>
            <w:proofErr w:type="gramEnd"/>
            <w:r w:rsidRPr="00CA7845">
              <w:rPr>
                <w:szCs w:val="20"/>
              </w:rPr>
              <w:t xml:space="preserve"> угрозу непрерывности бизнеса (требуется немедленное решение)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EF9605C" w14:textId="77777777" w:rsidR="004926B9" w:rsidRPr="00CA7845" w:rsidRDefault="004926B9" w:rsidP="00C15EF4">
            <w:pPr>
              <w:jc w:val="center"/>
              <w:rPr>
                <w:b/>
                <w:szCs w:val="20"/>
              </w:rPr>
            </w:pPr>
          </w:p>
        </w:tc>
      </w:tr>
      <w:tr w:rsidR="004926B9" w:rsidRPr="00CA7845" w14:paraId="7BB6563B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A317E82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>Непрерывность бизнеса зависит от доступности операции на определенную дату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7CF0317" w14:textId="77777777" w:rsidR="004926B9" w:rsidRPr="00C15EF4" w:rsidRDefault="004926B9" w:rsidP="00C15EF4">
            <w:pPr>
              <w:jc w:val="center"/>
              <w:rPr>
                <w:b/>
                <w:szCs w:val="20"/>
              </w:rPr>
            </w:pPr>
          </w:p>
        </w:tc>
      </w:tr>
      <w:tr w:rsidR="004926B9" w:rsidRPr="00CA7845" w14:paraId="1DE2E85F" w14:textId="77777777" w:rsidTr="003D2805">
        <w:tc>
          <w:tcPr>
            <w:tcW w:w="9464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D16FD36" w14:textId="77777777" w:rsidR="004926B9" w:rsidRPr="00CA7845" w:rsidRDefault="004926B9" w:rsidP="00635710">
            <w:pPr>
              <w:rPr>
                <w:szCs w:val="20"/>
              </w:rPr>
            </w:pPr>
            <w:r w:rsidRPr="00CA7845">
              <w:rPr>
                <w:szCs w:val="20"/>
              </w:rPr>
              <w:t>Непрерывность бизнеса не зависит от доступности операции (возможно плановое решение)</w:t>
            </w:r>
          </w:p>
        </w:tc>
        <w:tc>
          <w:tcPr>
            <w:tcW w:w="42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FCCA20" w14:textId="77777777" w:rsidR="004926B9" w:rsidRPr="00CA7845" w:rsidRDefault="004926B9" w:rsidP="00C15EF4">
            <w:pPr>
              <w:jc w:val="center"/>
              <w:rPr>
                <w:b/>
                <w:szCs w:val="20"/>
              </w:rPr>
            </w:pPr>
            <w:r w:rsidRPr="00CA7845">
              <w:rPr>
                <w:b/>
                <w:szCs w:val="20"/>
              </w:rPr>
              <w:t>Х</w:t>
            </w:r>
          </w:p>
        </w:tc>
      </w:tr>
    </w:tbl>
    <w:p w14:paraId="24F94793" w14:textId="77777777" w:rsidR="004926B9" w:rsidRPr="00CA7845" w:rsidRDefault="004926B9" w:rsidP="004926B9">
      <w:pPr>
        <w:pStyle w:val="aff0"/>
        <w:spacing w:before="120" w:after="240"/>
        <w:ind w:left="0" w:firstLine="0"/>
        <w:rPr>
          <w:rFonts w:ascii="Arial" w:hAnsi="Arial" w:cs="Arial"/>
          <w:b w:val="0"/>
          <w:i w:val="0"/>
          <w:color w:val="808080"/>
          <w:sz w:val="20"/>
          <w:lang w:val="ru-RU"/>
        </w:rPr>
      </w:pPr>
    </w:p>
    <w:p w14:paraId="0A3B9BB0" w14:textId="77777777" w:rsidR="004926B9" w:rsidRPr="00CA7845" w:rsidRDefault="004926B9" w:rsidP="004926B9">
      <w:pPr>
        <w:rPr>
          <w:bCs w:val="0"/>
          <w:iCs w:val="0"/>
          <w:color w:val="808080"/>
          <w:sz w:val="16"/>
          <w:szCs w:val="16"/>
          <w:lang w:val="en-US" w:eastAsia="en-US"/>
        </w:rPr>
      </w:pPr>
      <w:r w:rsidRPr="00CA7845">
        <w:rPr>
          <w:color w:val="808080"/>
          <w:sz w:val="16"/>
          <w:szCs w:val="16"/>
        </w:rPr>
        <w:br w:type="page"/>
      </w:r>
    </w:p>
    <w:p w14:paraId="2BD054C7" w14:textId="77777777" w:rsidR="004926B9" w:rsidRPr="00191731" w:rsidRDefault="004926B9" w:rsidP="002332E0">
      <w:pPr>
        <w:pStyle w:val="1"/>
        <w:rPr>
          <w:i/>
        </w:rPr>
      </w:pPr>
      <w:r w:rsidRPr="00191731">
        <w:lastRenderedPageBreak/>
        <w:t>Приложение №1</w:t>
      </w:r>
    </w:p>
    <w:p w14:paraId="725125B7" w14:textId="77777777" w:rsidR="004926B9" w:rsidRPr="002332E0" w:rsidRDefault="00E1676F" w:rsidP="002332E0">
      <w:pPr>
        <w:pStyle w:val="2"/>
      </w:pPr>
      <w:r w:rsidRPr="002332E0">
        <w:t>Описание бизнес-потребности</w:t>
      </w:r>
    </w:p>
    <w:p w14:paraId="13C7B2B2" w14:textId="77777777" w:rsidR="005A4118" w:rsidRPr="005A4118" w:rsidRDefault="005A4118" w:rsidP="005A4118">
      <w:pPr>
        <w:ind w:firstLine="340"/>
        <w:rPr>
          <w:bCs w:val="0"/>
          <w:iCs w:val="0"/>
          <w:color w:val="auto"/>
        </w:rPr>
      </w:pPr>
      <w:r w:rsidRPr="005A4118">
        <w:rPr>
          <w:bCs w:val="0"/>
          <w:iCs w:val="0"/>
          <w:color w:val="auto"/>
        </w:rPr>
        <w:t xml:space="preserve">Процесс логистики исполняется распределённо между SAP ZSPACETRANS, Логинет, площадкой 7Rights, электронной почтой и управленческими ритуалами. Единой поверхности исполнения процесса не существует: потребность в перевозке рождается из плана и заказов и сопровождается вручную; схема доставки и «спрямление» считаются в файлах ФЭС без версионирования; тарифно-нормативная модель существует только по авто-направлению; пакет документов собирается из переписки и шаблонов; статус перевозки собирается по почте и телефону; претензионный реестр ведётся в файле SharePoint. Следствия — дублирование контролей, зависимость качества перевозки от конкретного сотрудника, отсутствие сквозного следа принятых решений.</w:t>
      </w:r>
      <w:proofErr w:type="spellStart"/>
      <w:r w:rsidRPr="005A4118">
        <w:rPr>
          <w:bCs w:val="0"/>
          <w:iCs w:val="0"/>
          <w:color w:val="auto"/>
        </w:rPr>
        <w:t xml:space="preserve"/>
      </w:r>
      <w:proofErr w:type="spellEnd"/>
      <w:r w:rsidRPr="005A4118">
        <w:rPr>
          <w:bCs w:val="0"/>
          <w:iCs w:val="0"/>
          <w:color w:val="auto"/>
        </w:rPr>
        <w:t xml:space="preserve"/>
      </w:r>
      <w:proofErr w:type="spellStart"/>
      <w:r w:rsidRPr="005A4118">
        <w:rPr>
          <w:bCs w:val="0"/>
          <w:iCs w:val="0"/>
          <w:color w:val="auto"/>
        </w:rPr>
        <w:t xml:space="preserve"/>
      </w:r>
      <w:proofErr w:type="spellEnd"/>
      <w:r w:rsidRPr="005A4118">
        <w:rPr>
          <w:bCs w:val="0"/>
          <w:iCs w:val="0"/>
          <w:color w:val="auto"/>
        </w:rPr>
        <w:t xml:space="preserve"/>
      </w:r>
      <w:proofErr w:type="spellStart"/>
      <w:r w:rsidRPr="005A4118">
        <w:rPr>
          <w:bCs w:val="0"/>
          <w:iCs w:val="0"/>
          <w:color w:val="auto"/>
        </w:rPr>
        <w:t xml:space="preserve"/>
      </w:r>
      <w:proofErr w:type="spellEnd"/>
      <w:r w:rsidRPr="005A4118">
        <w:rPr>
          <w:bCs w:val="0"/>
          <w:iCs w:val="0"/>
          <w:color w:val="auto"/>
        </w:rPr>
        <w:t xml:space="preserve"/>
      </w:r>
      <w:proofErr w:type="spellStart"/>
      <w:r w:rsidRPr="005A4118">
        <w:rPr>
          <w:bCs w:val="0"/>
          <w:iCs w:val="0"/>
          <w:color w:val="auto"/>
        </w:rPr>
        <w:t xml:space="preserve"/>
      </w:r>
      <w:proofErr w:type="spellEnd"/>
      <w:r w:rsidRPr="005A4118">
        <w:rPr>
          <w:bCs w:val="0"/>
          <w:iCs w:val="0"/>
          <w:color w:val="auto"/>
        </w:rPr>
        <w:t xml:space="preserve"/>
      </w:r>
      <w:proofErr w:type="spellStart"/>
      <w:r w:rsidRPr="005A4118">
        <w:rPr>
          <w:bCs w:val="0"/>
          <w:iCs w:val="0"/>
          <w:color w:val="auto"/>
        </w:rPr>
        <w:t xml:space="preserve"/>
      </w:r>
      <w:proofErr w:type="spellEnd"/>
      <w:r w:rsidRPr="005A4118">
        <w:rPr>
          <w:bCs w:val="0"/>
          <w:iCs w:val="0"/>
          <w:color w:val="auto"/>
        </w:rPr>
        <w:t xml:space="preserve"/>
      </w:r>
    </w:p>
    <w:p w14:paraId="2E20CC00" w14:textId="3CB03035" w:rsidR="004926B9" w:rsidRPr="00CA7845" w:rsidRDefault="005A4118" w:rsidP="005A4118">
      <w:pPr>
        <w:rPr>
          <w:bCs w:val="0"/>
          <w:iCs w:val="0"/>
          <w:color w:val="auto"/>
        </w:rPr>
      </w:pPr>
      <w:r w:rsidRPr="005A4118">
        <w:rPr>
          <w:bCs w:val="0"/>
          <w:iCs w:val="0"/>
          <w:color w:val="auto"/>
        </w:rPr>
        <w:t xml:space="preserve">В рамках проекта создаётся единая цифровая платформа «Атлас логистики», в которой процесс логистики исполняется сквозным образом (девять этапов Ш1–Ш9), а правила исполнения размещены в одном месте (восемь сквозных механизмов П1–П8) и применяются встроенными агентами напрямую.</w:t>
      </w:r>
      <w:r>
        <w:rPr>
          <w:bCs w:val="0"/>
          <w:iCs w:val="0"/>
          <w:color w:val="auto"/>
        </w:rPr>
        <w:t xml:space="preserve"/>
      </w:r>
      <w:r w:rsidRPr="005A4118">
        <w:rPr>
          <w:bCs w:val="0"/>
          <w:iCs w:val="0"/>
          <w:color w:val="auto"/>
        </w:rPr>
        <w:t xml:space="preserve"/>
      </w:r>
    </w:p>
    <w:p w14:paraId="3B3EF2D8" w14:textId="77777777" w:rsidR="004926B9" w:rsidRPr="002332E0" w:rsidRDefault="004926B9" w:rsidP="002332E0">
      <w:pPr>
        <w:pStyle w:val="2"/>
      </w:pPr>
      <w:r w:rsidRPr="002332E0">
        <w:t>Опис</w:t>
      </w:r>
      <w:r w:rsidR="00E1676F" w:rsidRPr="002332E0">
        <w:t>ание текущего состояния Системы</w:t>
      </w:r>
    </w:p>
    <w:p w14:paraId="531380F0" w14:textId="01231909" w:rsidR="00D41B5F" w:rsidRPr="00D41B5F" w:rsidRDefault="00D41B5F" w:rsidP="00D41B5F">
      <w:pPr>
        <w:pStyle w:val="ab"/>
        <w:numPr>
          <w:ilvl w:val="0"/>
          <w:numId w:val="20"/>
        </w:numPr>
        <w:rPr>
          <w:bCs w:val="0"/>
          <w:iCs w:val="0"/>
          <w:color w:val="auto"/>
        </w:rPr>
      </w:pPr>
      <w:r w:rsidRPr="00D41B5F">
        <w:rPr>
          <w:bCs w:val="0"/>
          <w:iCs w:val="0"/>
          <w:color w:val="auto"/>
        </w:rPr>
        <w:t xml:space="preserve">Разработка ведётся на контуре разработки компании (dev002): развёрнуты </w:t>
      </w:r>
      <w:proofErr w:type="spellStart"/>
      <w:r w:rsidRPr="00D41B5F">
        <w:rPr>
          <w:bCs w:val="0"/>
          <w:iCs w:val="0"/>
          <w:color w:val="auto"/>
        </w:rPr>
        <w:t>Kubernetes-неймспейс</w:t>
      </w:r>
      <w:proofErr w:type="spellEnd"/>
      <w:r w:rsidRPr="00D41B5F">
        <w:rPr>
          <w:bCs w:val="0"/>
          <w:iCs w:val="0"/>
          <w:color w:val="auto"/>
        </w:rPr>
        <w:t xml:space="preserve">, </w:t>
      </w:r>
      <w:proofErr w:type="spellStart"/>
      <w:r w:rsidRPr="00D41B5F">
        <w:rPr>
          <w:bCs w:val="0"/>
          <w:iCs w:val="0"/>
          <w:color w:val="auto"/>
        </w:rPr>
        <w:t>PostgreSQL</w:t>
      </w:r>
      <w:proofErr w:type="spellEnd"/>
      <w:r w:rsidRPr="00D41B5F">
        <w:rPr>
          <w:bCs w:val="0"/>
          <w:iCs w:val="0"/>
          <w:color w:val="auto"/>
        </w:rPr>
        <w:t>, почтовый сервер и объектное хранилище контура разработки.</w:t>
      </w:r>
    </w:p>
    <w:p w14:paraId="78F70FF2" w14:textId="3A8426B1" w:rsidR="004926B9" w:rsidRPr="00D41B5F" w:rsidRDefault="00D41B5F" w:rsidP="00D41B5F">
      <w:pPr>
        <w:pStyle w:val="ab"/>
        <w:numPr>
          <w:ilvl w:val="0"/>
          <w:numId w:val="20"/>
        </w:numPr>
        <w:rPr>
          <w:bCs w:val="0"/>
          <w:iCs w:val="0"/>
          <w:color w:val="auto"/>
        </w:rPr>
      </w:pPr>
      <w:r w:rsidRPr="00D41B5F">
        <w:rPr>
          <w:bCs w:val="0"/>
          <w:iCs w:val="0"/>
          <w:color w:val="auto"/>
        </w:rPr>
        <w:t>Архитектура платформы на контуре разработки представлена на схеме:</w:t>
      </w:r>
    </w:p>
    <w:p w14:paraId="0C50D52D" w14:textId="7270815C" w:rsidR="00D41B5F" w:rsidRDefault="00D41B5F" w:rsidP="00D41B5F">
      <w:pPr>
        <w:rPr>
          <w:bCs w:val="0"/>
          <w:iCs w:val="0"/>
          <w:color w:val="auto"/>
        </w:rPr>
      </w:pPr>
      <w:r>
        <w:rPr>
          <w:bCs w:val="0"/>
          <w:iCs w:val="0"/>
          <w:noProof/>
          <w:color w:val="auto"/>
        </w:rPr>
        <w:drawing>
          <wp:inline distT="0" distB="0" distL="0" distR="0" wp14:anchorId="3CB8E04B" wp14:editId="39D9C53D">
            <wp:extent cx="6383655" cy="29114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E95B" w14:textId="77777777" w:rsidR="00D41B5F" w:rsidRPr="00D41B5F" w:rsidRDefault="00D41B5F" w:rsidP="00D41B5F">
      <w:pPr>
        <w:jc w:val="center"/>
        <w:rPr>
          <w:color w:val="auto"/>
          <w:sz w:val="18"/>
          <w:szCs w:val="18"/>
        </w:rPr>
      </w:pPr>
      <w:r w:rsidRPr="00D41B5F">
        <w:rPr>
          <w:i/>
          <w:color w:val="auto"/>
          <w:sz w:val="18"/>
          <w:szCs w:val="18"/>
        </w:rPr>
        <w:t xml:space="preserve">Рис.1 — Текущее состояние: платформа «Атлас логистики» на контуре разработки</w:t>
      </w:r>
    </w:p>
    <w:p w14:paraId="17A17F03" w14:textId="77777777" w:rsidR="00D41B5F" w:rsidRDefault="00D41B5F" w:rsidP="00D41B5F">
      <w:pPr>
        <w:rPr>
          <w:color w:val="auto"/>
        </w:rPr>
      </w:pPr>
    </w:p>
    <w:p w14:paraId="5B792C29" w14:textId="09C79C96" w:rsidR="00D41B5F" w:rsidRPr="00D41B5F" w:rsidRDefault="00D41B5F" w:rsidP="00D41B5F">
      <w:pPr>
        <w:pStyle w:val="ab"/>
        <w:numPr>
          <w:ilvl w:val="0"/>
          <w:numId w:val="20"/>
        </w:numPr>
        <w:rPr>
          <w:color w:val="auto"/>
        </w:rPr>
      </w:pPr>
      <w:r w:rsidRPr="00D41B5F">
        <w:rPr>
          <w:color w:val="auto"/>
        </w:rPr>
        <w:t xml:space="preserve">Инфраструктура для платформы «Атлас логистики» в целевой Test-среде отсутствует.</w:t>
      </w:r>
    </w:p>
    <w:p w14:paraId="392BC20F" w14:textId="77777777" w:rsidR="004926B9" w:rsidRPr="002332E0" w:rsidRDefault="004926B9" w:rsidP="002332E0">
      <w:pPr>
        <w:pStyle w:val="2"/>
      </w:pPr>
      <w:r w:rsidRPr="002332E0">
        <w:lastRenderedPageBreak/>
        <w:t>Описание</w:t>
      </w:r>
      <w:r w:rsidR="00E1676F" w:rsidRPr="002332E0">
        <w:t xml:space="preserve"> планируемого состояния Системы</w:t>
      </w:r>
    </w:p>
    <w:p w14:paraId="3F7C9BC9" w14:textId="64C09F0A" w:rsidR="00D41B5F" w:rsidRPr="00D41B5F" w:rsidRDefault="00D41B5F" w:rsidP="00D41B5F">
      <w:pPr>
        <w:pStyle w:val="2"/>
        <w:numPr>
          <w:ilvl w:val="0"/>
          <w:numId w:val="19"/>
        </w:numPr>
        <w:rPr>
          <w:rFonts w:cs="Arial"/>
          <w:b w:val="0"/>
          <w:bCs/>
          <w:color w:val="000000"/>
          <w:szCs w:val="28"/>
          <w:u w:val="none"/>
        </w:rPr>
      </w:pPr>
      <w:r w:rsidRPr="00D41B5F">
        <w:rPr>
          <w:b w:val="0"/>
          <w:bCs/>
          <w:u w:val="none"/>
        </w:rPr>
        <w:t xml:space="preserve">Задачей ЗнИ является подготовка инфраструктуры для работы платформы «Атлас логистики» в Test-среде.</w:t>
      </w:r>
    </w:p>
    <w:p w14:paraId="2A713F18" w14:textId="57DD090C" w:rsidR="00D41B5F" w:rsidRPr="00D41B5F" w:rsidRDefault="00D41B5F" w:rsidP="00D41B5F">
      <w:pPr>
        <w:pStyle w:val="2"/>
        <w:numPr>
          <w:ilvl w:val="0"/>
          <w:numId w:val="19"/>
        </w:numPr>
        <w:rPr>
          <w:b w:val="0"/>
          <w:bCs/>
          <w:u w:val="none"/>
        </w:rPr>
      </w:pPr>
      <w:r w:rsidRPr="00D41B5F">
        <w:rPr>
          <w:b w:val="0"/>
          <w:bCs/>
          <w:u w:val="none"/>
        </w:rPr>
        <w:t xml:space="preserve">Дополнительно заявка обеспечивает инфраструктурную подготовку интеграционного слоя ближайших шагов: сетевые доступы и учётные записи для взаимодействия с SAP ZSPACETRANS, Логинет и АСВ НСИ логистики через интеграцию. Разработка самих интерфейсов выполняется по этапу 1 ФТТ.</w:t>
      </w:r>
      <w:proofErr w:type="spellStart"/>
      <w:r w:rsidRPr="00D41B5F">
        <w:rPr>
          <w:b w:val="0"/>
          <w:bCs/>
          <w:u w:val="none"/>
        </w:rPr>
        <w:t xml:space="preserve"/>
      </w:r>
      <w:proofErr w:type="spellEnd"/>
      <w:r w:rsidRPr="00D41B5F">
        <w:rPr>
          <w:b w:val="0"/>
          <w:bCs/>
          <w:u w:val="none"/>
        </w:rPr>
        <w:t xml:space="preserve"/>
      </w:r>
      <w:proofErr w:type="spellStart"/>
      <w:r w:rsidRPr="00D41B5F">
        <w:rPr>
          <w:b w:val="0"/>
          <w:bCs/>
          <w:u w:val="none"/>
        </w:rPr>
        <w:t xml:space="preserve"/>
      </w:r>
      <w:proofErr w:type="spellEnd"/>
      <w:r w:rsidRPr="00D41B5F">
        <w:rPr>
          <w:b w:val="0"/>
          <w:bCs/>
          <w:u w:val="none"/>
        </w:rPr>
        <w:t xml:space="preserve"/>
      </w:r>
      <w:r>
        <w:rPr>
          <w:b w:val="0"/>
          <w:bCs/>
          <w:u w:val="none"/>
        </w:rPr>
        <w:t xml:space="preserve"/>
      </w:r>
      <w:r w:rsidRPr="00D41B5F">
        <w:rPr>
          <w:b w:val="0"/>
          <w:bCs/>
          <w:u w:val="none"/>
        </w:rPr>
        <w:t xml:space="preserve"/>
      </w:r>
      <w:proofErr w:type="spellStart"/>
      <w:r w:rsidRPr="00D41B5F">
        <w:rPr>
          <w:b w:val="0"/>
          <w:bCs/>
          <w:u w:val="none"/>
        </w:rPr>
        <w:t xml:space="preserve"/>
      </w:r>
      <w:proofErr w:type="spellEnd"/>
      <w:r>
        <w:rPr>
          <w:b w:val="0"/>
          <w:bCs/>
          <w:u w:val="none"/>
        </w:rPr>
        <w:t xml:space="preserve"/>
      </w:r>
    </w:p>
    <w:p w14:paraId="558E43B9" w14:textId="09512232" w:rsidR="00D41B5F" w:rsidRPr="00D41B5F" w:rsidRDefault="00D41B5F" w:rsidP="00D41B5F">
      <w:pPr>
        <w:pStyle w:val="2"/>
        <w:numPr>
          <w:ilvl w:val="0"/>
          <w:numId w:val="19"/>
        </w:numPr>
        <w:rPr>
          <w:b w:val="0"/>
          <w:bCs/>
          <w:u w:val="none"/>
        </w:rPr>
      </w:pPr>
      <w:r w:rsidRPr="00D41B5F">
        <w:rPr>
          <w:b w:val="0"/>
          <w:bCs/>
          <w:u w:val="none"/>
        </w:rPr>
        <w:t xml:space="preserve">В задачи данной ЗнИ не входят: подключение корпоративного единого входа и Личный кабинет перевозчика с внешней публикацией. Они оформляются отдельными заявками на изменение по мере готовности.</w:t>
      </w:r>
    </w:p>
    <w:p w14:paraId="4DC8FF66" w14:textId="3FD5D0BA" w:rsidR="00D41B5F" w:rsidRDefault="00D41B5F" w:rsidP="00D41B5F">
      <w:pPr>
        <w:pStyle w:val="2"/>
        <w:numPr>
          <w:ilvl w:val="0"/>
          <w:numId w:val="19"/>
        </w:numPr>
        <w:rPr>
          <w:b w:val="0"/>
          <w:bCs/>
          <w:u w:val="none"/>
        </w:rPr>
      </w:pPr>
      <w:r w:rsidRPr="00D41B5F">
        <w:rPr>
          <w:b w:val="0"/>
          <w:bCs/>
          <w:u w:val="none"/>
        </w:rPr>
        <w:t xml:space="preserve">Общая </w:t>
      </w:r>
      <w:r>
        <w:rPr>
          <w:b w:val="0"/>
          <w:bCs/>
          <w:u w:val="none"/>
        </w:rPr>
        <w:t>схема компонентов</w:t>
      </w:r>
      <w:r w:rsidRPr="00D41B5F">
        <w:rPr>
          <w:b w:val="0"/>
          <w:bCs/>
          <w:u w:val="none"/>
        </w:rPr>
        <w:t xml:space="preserve"> платформы представлена на схеме:</w:t>
      </w:r>
    </w:p>
    <w:p w14:paraId="014CBD68" w14:textId="15B396DC" w:rsidR="00D41B5F" w:rsidRPr="00D41B5F" w:rsidRDefault="00D41B5F" w:rsidP="00D41B5F">
      <w:r>
        <w:rPr>
          <w:noProof/>
        </w:rPr>
        <w:drawing>
          <wp:inline distT="0" distB="0" distL="0" distR="0" wp14:anchorId="5A8F2FE3" wp14:editId="7F87BEE7">
            <wp:extent cx="6389370" cy="3837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A57F" w14:textId="3E3B9C3A" w:rsidR="00D41B5F" w:rsidRPr="00D41B5F" w:rsidRDefault="00D41B5F" w:rsidP="00D41B5F">
      <w:pPr>
        <w:jc w:val="center"/>
        <w:rPr>
          <w:bCs w:val="0"/>
          <w:iCs w:val="0"/>
          <w:color w:val="auto"/>
          <w:sz w:val="18"/>
          <w:szCs w:val="18"/>
        </w:rPr>
      </w:pPr>
      <w:r w:rsidRPr="00D41B5F">
        <w:rPr>
          <w:bCs w:val="0"/>
          <w:iCs w:val="0"/>
          <w:color w:val="auto"/>
          <w:sz w:val="18"/>
          <w:szCs w:val="18"/>
        </w:rPr>
        <w:t xml:space="preserve">Рис.2 — Общая схема компонентов платформы «Атлас логистики»</w:t>
      </w:r>
      <w:r w:rsidR="00EC48F3">
        <w:rPr>
          <w:bCs w:val="0"/>
          <w:iCs w:val="0"/>
          <w:color w:val="auto"/>
          <w:sz w:val="18"/>
          <w:szCs w:val="18"/>
        </w:rPr>
        <w:t xml:space="preserve"/>
      </w:r>
      <w:r w:rsidRPr="00D41B5F">
        <w:rPr>
          <w:bCs w:val="0"/>
          <w:iCs w:val="0"/>
          <w:color w:val="auto"/>
          <w:sz w:val="18"/>
          <w:szCs w:val="18"/>
        </w:rPr>
        <w:t xml:space="preserve"/>
      </w:r>
    </w:p>
    <w:p w14:paraId="5EC078C3" w14:textId="20C827D2" w:rsidR="004926B9" w:rsidRPr="00EC48F3" w:rsidRDefault="00D41B5F" w:rsidP="00EC48F3">
      <w:pPr>
        <w:pStyle w:val="ab"/>
        <w:numPr>
          <w:ilvl w:val="0"/>
          <w:numId w:val="19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Инфраструктурная схема размещения в Test-среде представлена на схеме:</w:t>
      </w:r>
    </w:p>
    <w:p w14:paraId="6830520A" w14:textId="410D7E76" w:rsidR="00EC48F3" w:rsidRPr="00EC48F3" w:rsidRDefault="00EC48F3" w:rsidP="00EC48F3">
      <w:pPr>
        <w:rPr>
          <w:bCs w:val="0"/>
          <w:iCs w:val="0"/>
          <w:color w:val="auto"/>
        </w:rPr>
      </w:pPr>
      <w:r>
        <w:rPr>
          <w:bCs w:val="0"/>
          <w:iCs w:val="0"/>
          <w:noProof/>
          <w:color w:val="auto"/>
        </w:rPr>
        <w:lastRenderedPageBreak/>
        <w:drawing>
          <wp:inline distT="0" distB="0" distL="0" distR="0" wp14:anchorId="6064E1E6" wp14:editId="68D6A76C">
            <wp:extent cx="6456899" cy="4210183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463" cy="421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BD57" w14:textId="77777777" w:rsidR="004926B9" w:rsidRPr="002332E0" w:rsidRDefault="00E1676F" w:rsidP="002332E0">
      <w:pPr>
        <w:pStyle w:val="2"/>
      </w:pPr>
      <w:r w:rsidRPr="002332E0">
        <w:t>Результат изменения</w:t>
      </w:r>
    </w:p>
    <w:p w14:paraId="5A9351B9" w14:textId="0B23FDBD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 xml:space="preserve">Создана инфраструктура для развёртывания платформы «Атлас логистики» в тестовой среде.</w:t>
      </w:r>
    </w:p>
    <w:p w14:paraId="60B30F7B" w14:textId="46AF998F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 xml:space="preserve">Пройдены проверки по ИБ, артефакты платформы получены в </w:t>
      </w:r>
      <w:proofErr w:type="spellStart"/>
      <w:r w:rsidRPr="00EC48F3">
        <w:rPr>
          <w:bCs w:val="0"/>
          <w:iCs w:val="0"/>
          <w:color w:val="auto"/>
        </w:rPr>
        <w:t>Artifactory</w:t>
      </w:r>
      <w:proofErr w:type="spellEnd"/>
      <w:r w:rsidRPr="00EC48F3">
        <w:rPr>
          <w:bCs w:val="0"/>
          <w:iCs w:val="0"/>
          <w:color w:val="auto"/>
        </w:rPr>
        <w:t xml:space="preserve"> целевой тестовой среды.</w:t>
      </w:r>
    </w:p>
    <w:p w14:paraId="5065C364" w14:textId="4A4F6D15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Развёрнут сервер базы данных, установлена и настроена СУБД, настроено резервное копирование.</w:t>
      </w:r>
    </w:p>
    <w:p w14:paraId="6B05A7C5" w14:textId="5BE99823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Выделено объектное хранилище оригиналов документов</w:t>
      </w:r>
      <w:r>
        <w:rPr>
          <w:bCs w:val="0"/>
          <w:iCs w:val="0"/>
          <w:color w:val="auto"/>
        </w:rPr>
        <w:t xml:space="preserve"> типа </w:t>
      </w:r>
      <w:r>
        <w:rPr>
          <w:bCs w:val="0"/>
          <w:iCs w:val="0"/>
          <w:color w:val="auto"/>
          <w:lang w:val="en-US"/>
        </w:rPr>
        <w:t>S</w:t>
      </w:r>
      <w:r w:rsidRPr="00EC48F3">
        <w:rPr>
          <w:bCs w:val="0"/>
          <w:iCs w:val="0"/>
          <w:color w:val="auto"/>
        </w:rPr>
        <w:t>3.</w:t>
      </w:r>
    </w:p>
    <w:p w14:paraId="5302259B" w14:textId="6E5FAF97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Созданы учётные записи и группы доступа согласно Приложению №4.</w:t>
      </w:r>
    </w:p>
    <w:p w14:paraId="14697AA9" w14:textId="579FF2AE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Выполнены работы по настройке МСЭ, открыты порты в соответствии с Приложением №5.</w:t>
      </w:r>
    </w:p>
    <w:p w14:paraId="2D936695" w14:textId="34672709" w:rsidR="00EC48F3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>Платформа доступна ключевым пользователям по внутреннему доменному имени с сертификатом внутреннего корпоративного центра сертификации.</w:t>
      </w:r>
    </w:p>
    <w:p w14:paraId="409D66AE" w14:textId="070B7862" w:rsidR="004926B9" w:rsidRPr="00EC48F3" w:rsidRDefault="00EC48F3" w:rsidP="00EC48F3">
      <w:pPr>
        <w:pStyle w:val="ab"/>
        <w:numPr>
          <w:ilvl w:val="0"/>
          <w:numId w:val="22"/>
        </w:numPr>
        <w:rPr>
          <w:bCs w:val="0"/>
          <w:iCs w:val="0"/>
          <w:color w:val="auto"/>
        </w:rPr>
      </w:pPr>
      <w:r w:rsidRPr="00EC48F3">
        <w:rPr>
          <w:bCs w:val="0"/>
          <w:iCs w:val="0"/>
          <w:color w:val="auto"/>
        </w:rPr>
        <w:t xml:space="preserve">Открыта сетевая связность с системами-источниками, созданы учётные записи интеграции; платформа готова к подключению интерфейсов SAP ZSPACETRANS, Логинет и АСВ НСИ логистики по этапу 1 ФТТ.</w:t>
      </w:r>
      <w:r>
        <w:rPr>
          <w:bCs w:val="0"/>
          <w:iCs w:val="0"/>
          <w:color w:val="auto"/>
        </w:rPr>
        <w:t xml:space="preserve"/>
      </w:r>
      <w:r w:rsidRPr="00EC48F3">
        <w:rPr>
          <w:bCs w:val="0"/>
          <w:iCs w:val="0"/>
          <w:color w:val="auto"/>
        </w:rPr>
        <w:t xml:space="preserve"/>
      </w:r>
      <w:proofErr w:type="spellStart"/>
      <w:r w:rsidRPr="00EC48F3">
        <w:rPr>
          <w:bCs w:val="0"/>
          <w:iCs w:val="0"/>
          <w:color w:val="auto"/>
        </w:rPr>
        <w:t xml:space="preserve"/>
      </w:r>
      <w:proofErr w:type="spellEnd"/>
      <w:r w:rsidRPr="00EC48F3">
        <w:rPr>
          <w:bCs w:val="0"/>
          <w:iCs w:val="0"/>
          <w:color w:val="auto"/>
        </w:rPr>
        <w:t xml:space="preserve"/>
      </w:r>
      <w:proofErr w:type="spellStart"/>
      <w:r w:rsidRPr="00EC48F3">
        <w:rPr>
          <w:bCs w:val="0"/>
          <w:iCs w:val="0"/>
          <w:color w:val="auto"/>
        </w:rPr>
        <w:t xml:space="preserve"/>
      </w:r>
      <w:proofErr w:type="spellEnd"/>
      <w:r w:rsidRPr="00EC48F3">
        <w:rPr>
          <w:bCs w:val="0"/>
          <w:iCs w:val="0"/>
          <w:color w:val="auto"/>
        </w:rPr>
        <w:t xml:space="preserve"/>
      </w:r>
      <w:proofErr w:type="spellStart"/>
      <w:r w:rsidRPr="00EC48F3">
        <w:rPr>
          <w:bCs w:val="0"/>
          <w:iCs w:val="0"/>
          <w:color w:val="auto"/>
        </w:rPr>
        <w:t xml:space="preserve"/>
      </w:r>
      <w:proofErr w:type="spellEnd"/>
      <w:r w:rsidRPr="00EC48F3">
        <w:rPr>
          <w:bCs w:val="0"/>
          <w:iCs w:val="0"/>
          <w:color w:val="auto"/>
        </w:rPr>
        <w:t xml:space="preserve"/>
      </w:r>
    </w:p>
    <w:p w14:paraId="71790443" w14:textId="77777777" w:rsidR="00EE37D2" w:rsidRPr="002332E0" w:rsidRDefault="00DC2384" w:rsidP="002332E0">
      <w:pPr>
        <w:pStyle w:val="2"/>
      </w:pPr>
      <w:r w:rsidRPr="002332E0">
        <w:t>План изменения</w:t>
      </w:r>
    </w:p>
    <w:p w14:paraId="4AA5837D" w14:textId="77777777" w:rsidR="00971E07" w:rsidRDefault="00971E07" w:rsidP="003D2805">
      <w:pPr>
        <w:keepNext/>
        <w:jc w:val="right"/>
      </w:pPr>
    </w:p>
    <w:p w14:paraId="4AB223B5" w14:textId="77777777" w:rsidR="00EE37D2" w:rsidRPr="00971E07" w:rsidRDefault="00971E07" w:rsidP="003D2805">
      <w:pPr>
        <w:keepNext/>
        <w:jc w:val="center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609B7" wp14:editId="45CF8ADF">
                <wp:simplePos x="0" y="0"/>
                <wp:positionH relativeFrom="margin">
                  <wp:posOffset>5675424</wp:posOffset>
                </wp:positionH>
                <wp:positionV relativeFrom="paragraph">
                  <wp:posOffset>36111</wp:posOffset>
                </wp:positionV>
                <wp:extent cx="700647" cy="266700"/>
                <wp:effectExtent l="0" t="0" r="2349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7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E5BE3" w14:textId="77777777" w:rsidR="00716330" w:rsidRPr="00971E07" w:rsidRDefault="00716330" w:rsidP="00EE37D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71E07">
                              <w:rPr>
                                <w:b/>
                                <w:sz w:val="24"/>
                              </w:rPr>
                              <w:t>Да/Нет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609B7" id="Прямоугольник 1" o:spid="_x0000_s1026" style="position:absolute;left:0;text-align:left;margin-left:446.9pt;margin-top:2.85pt;width:55.1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" fillcolor="white [3212]" strokecolor="black [3213]">
                <v:textbox>
                  <w:txbxContent>
                    <w:p w14:paraId="4E5E5BE3" w14:textId="77777777" w:rsidR="00716330" w:rsidRPr="00971E07" w:rsidRDefault="00716330" w:rsidP="00EE37D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971E07">
                        <w:rPr>
                          <w:b/>
                          <w:sz w:val="24"/>
                        </w:rPr>
                        <w:t>Да/Нет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color w:val="FF0000"/>
        </w:rPr>
        <w:t xml:space="preserve">                                                     </w:t>
      </w:r>
      <w:r w:rsidR="00EE37D2" w:rsidRPr="00971E07">
        <w:rPr>
          <w:b/>
          <w:color w:val="FF0000"/>
        </w:rPr>
        <w:t xml:space="preserve">Реализацию </w:t>
      </w:r>
      <w:r w:rsidR="00A47C28">
        <w:rPr>
          <w:b/>
          <w:color w:val="FF0000"/>
        </w:rPr>
        <w:t>ЗНИ</w:t>
      </w:r>
      <w:r w:rsidR="00EE37D2" w:rsidRPr="00971E07">
        <w:rPr>
          <w:b/>
          <w:color w:val="FF0000"/>
        </w:rPr>
        <w:t xml:space="preserve"> требуется проводить в ППР?</w:t>
      </w:r>
    </w:p>
    <w:p w14:paraId="2F10B3AB" w14:textId="77777777" w:rsidR="00EE37D2" w:rsidRPr="00971E07" w:rsidRDefault="00971E07" w:rsidP="003D2805">
      <w:pPr>
        <w:keepNext/>
        <w:jc w:val="center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 xml:space="preserve">                                                                                                                            </w:t>
      </w:r>
      <w:r w:rsidR="00EE37D2" w:rsidRPr="00971E07">
        <w:rPr>
          <w:b/>
          <w:color w:val="000000" w:themeColor="text1"/>
          <w:sz w:val="18"/>
        </w:rPr>
        <w:t xml:space="preserve">(указать да/нет) </w:t>
      </w:r>
    </w:p>
    <w:p w14:paraId="2EC96397" w14:textId="77777777" w:rsidR="004F3CF6" w:rsidRDefault="004F3CF6" w:rsidP="003D2805">
      <w:pPr>
        <w:keepNext/>
        <w:rPr>
          <w:i/>
          <w:color w:val="FF0000"/>
        </w:rPr>
      </w:pPr>
    </w:p>
    <w:p w14:paraId="7EFE61BB" w14:textId="77777777" w:rsidR="004F3CF6" w:rsidRPr="00CA7845" w:rsidRDefault="004F3CF6" w:rsidP="003D2805">
      <w:pPr>
        <w:keepNext/>
      </w:pPr>
      <w:r w:rsidRPr="003D2805">
        <w:rPr>
          <w:i/>
          <w:color w:val="FF0000"/>
        </w:rPr>
        <w:t xml:space="preserve">! </w:t>
      </w:r>
      <w:r>
        <w:rPr>
          <w:i/>
        </w:rPr>
        <w:t>В работу принимаются запросы на базе актуальной версии бланка ЗнИ,</w:t>
      </w:r>
      <w:r w:rsidRPr="003D2805">
        <w:rPr>
          <w:i/>
        </w:rPr>
        <w:t xml:space="preserve"> доступен по </w:t>
      </w:r>
      <w:hyperlink r:id="rId13" w:history="1">
        <w:r w:rsidRPr="003D2805">
          <w:rPr>
            <w:rStyle w:val="aff3"/>
            <w:b/>
            <w:i/>
          </w:rPr>
          <w:t>ссылке</w:t>
        </w:r>
      </w:hyperlink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346"/>
        <w:gridCol w:w="5711"/>
        <w:gridCol w:w="1939"/>
        <w:gridCol w:w="1102"/>
        <w:gridCol w:w="957"/>
      </w:tblGrid>
      <w:tr w:rsidR="003D2805" w:rsidRPr="00CA7845" w14:paraId="48767331" w14:textId="77777777" w:rsidTr="00EC48F3">
        <w:trPr>
          <w:cantSplit/>
          <w:tblHeader/>
        </w:trPr>
        <w:tc>
          <w:tcPr>
            <w:tcW w:w="172" w:type="pct"/>
            <w:shd w:val="clear" w:color="auto" w:fill="DDD9C3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F846E1" w14:textId="77777777" w:rsidR="00797B38" w:rsidRPr="006E292D" w:rsidRDefault="00797B38" w:rsidP="003D2805">
            <w:pPr>
              <w:keepNext/>
              <w:contextualSpacing/>
              <w:jc w:val="center"/>
              <w:rPr>
                <w:b/>
                <w:bCs w:val="0"/>
                <w:i/>
                <w:iCs w:val="0"/>
                <w:color w:val="auto"/>
                <w:szCs w:val="20"/>
              </w:rPr>
            </w:pPr>
            <w:r w:rsidRPr="006E292D">
              <w:rPr>
                <w:b/>
                <w:bCs w:val="0"/>
                <w:iCs w:val="0"/>
                <w:color w:val="auto"/>
                <w:szCs w:val="20"/>
              </w:rPr>
              <w:t>№</w:t>
            </w:r>
          </w:p>
        </w:tc>
        <w:tc>
          <w:tcPr>
            <w:tcW w:w="2840" w:type="pct"/>
            <w:shd w:val="clear" w:color="auto" w:fill="DDD9C3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420FE" w14:textId="77777777" w:rsidR="00797B38" w:rsidRPr="006E292D" w:rsidRDefault="00797B38" w:rsidP="003D2805">
            <w:pPr>
              <w:keepNext/>
              <w:contextualSpacing/>
              <w:jc w:val="center"/>
              <w:rPr>
                <w:b/>
                <w:bCs w:val="0"/>
                <w:i/>
                <w:iCs w:val="0"/>
                <w:color w:val="auto"/>
                <w:szCs w:val="20"/>
              </w:rPr>
            </w:pPr>
            <w:r w:rsidRPr="006E292D">
              <w:rPr>
                <w:b/>
                <w:bCs w:val="0"/>
                <w:iCs w:val="0"/>
                <w:color w:val="auto"/>
                <w:szCs w:val="20"/>
              </w:rPr>
              <w:t>Работы</w:t>
            </w:r>
          </w:p>
        </w:tc>
        <w:tc>
          <w:tcPr>
            <w:tcW w:w="964" w:type="pct"/>
            <w:shd w:val="clear" w:color="auto" w:fill="DDD9C3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2A8D5" w14:textId="77777777" w:rsidR="00797B38" w:rsidRPr="00BC33F6" w:rsidRDefault="00797B38" w:rsidP="003D2805">
            <w:pPr>
              <w:keepNext/>
              <w:contextualSpacing/>
              <w:jc w:val="center"/>
              <w:rPr>
                <w:b/>
                <w:bCs w:val="0"/>
                <w:i/>
                <w:iCs w:val="0"/>
                <w:color w:val="auto"/>
                <w:szCs w:val="20"/>
                <w:lang w:val="en-US"/>
              </w:rPr>
            </w:pPr>
            <w:r w:rsidRPr="006E292D">
              <w:rPr>
                <w:b/>
                <w:bCs w:val="0"/>
                <w:iCs w:val="0"/>
                <w:color w:val="auto"/>
                <w:szCs w:val="20"/>
              </w:rPr>
              <w:t>Ответственный</w:t>
            </w:r>
            <w:r>
              <w:rPr>
                <w:b/>
                <w:bCs w:val="0"/>
                <w:iCs w:val="0"/>
                <w:color w:val="auto"/>
                <w:szCs w:val="20"/>
                <w:lang w:val="en-US"/>
              </w:rPr>
              <w:t>*</w:t>
            </w:r>
          </w:p>
        </w:tc>
        <w:tc>
          <w:tcPr>
            <w:tcW w:w="548" w:type="pct"/>
            <w:shd w:val="clear" w:color="auto" w:fill="DDD9C3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3D742" w14:textId="77777777" w:rsidR="00797B38" w:rsidRDefault="0004145F" w:rsidP="003D2805">
            <w:pPr>
              <w:keepNext/>
              <w:contextualSpacing/>
              <w:jc w:val="center"/>
              <w:rPr>
                <w:b/>
                <w:bCs w:val="0"/>
                <w:iCs w:val="0"/>
                <w:color w:val="auto"/>
                <w:szCs w:val="20"/>
              </w:rPr>
            </w:pPr>
            <w:r>
              <w:rPr>
                <w:b/>
                <w:bCs w:val="0"/>
                <w:iCs w:val="0"/>
                <w:color w:val="auto"/>
                <w:szCs w:val="20"/>
              </w:rPr>
              <w:t>Тип наряда</w:t>
            </w:r>
          </w:p>
        </w:tc>
        <w:tc>
          <w:tcPr>
            <w:tcW w:w="476" w:type="pct"/>
            <w:shd w:val="clear" w:color="auto" w:fill="DDD9C3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5DDAF" w14:textId="77777777" w:rsidR="00797B38" w:rsidRPr="00BC33F6" w:rsidRDefault="00797B38" w:rsidP="003D2805">
            <w:pPr>
              <w:keepNext/>
              <w:contextualSpacing/>
              <w:jc w:val="center"/>
              <w:rPr>
                <w:b/>
                <w:bCs w:val="0"/>
                <w:i/>
                <w:iCs w:val="0"/>
                <w:color w:val="auto"/>
                <w:szCs w:val="20"/>
                <w:lang w:val="en-US"/>
              </w:rPr>
            </w:pPr>
            <w:proofErr w:type="spellStart"/>
            <w:r>
              <w:rPr>
                <w:b/>
                <w:bCs w:val="0"/>
                <w:iCs w:val="0"/>
                <w:color w:val="auto"/>
                <w:szCs w:val="20"/>
              </w:rPr>
              <w:t>Зависи</w:t>
            </w:r>
            <w:proofErr w:type="spellEnd"/>
            <w:r w:rsidR="003D2805">
              <w:rPr>
                <w:b/>
                <w:bCs w:val="0"/>
                <w:iCs w:val="0"/>
                <w:color w:val="auto"/>
                <w:szCs w:val="20"/>
                <w:lang w:val="en-US"/>
              </w:rPr>
              <w:t>-</w:t>
            </w:r>
            <w:proofErr w:type="spellStart"/>
            <w:r>
              <w:rPr>
                <w:b/>
                <w:bCs w:val="0"/>
                <w:iCs w:val="0"/>
                <w:color w:val="auto"/>
                <w:szCs w:val="20"/>
              </w:rPr>
              <w:t>мость</w:t>
            </w:r>
            <w:proofErr w:type="spellEnd"/>
            <w:r>
              <w:rPr>
                <w:b/>
                <w:bCs w:val="0"/>
                <w:iCs w:val="0"/>
                <w:color w:val="auto"/>
                <w:szCs w:val="20"/>
                <w:lang w:val="en-US"/>
              </w:rPr>
              <w:t>**</w:t>
            </w:r>
          </w:p>
        </w:tc>
      </w:tr>
      <w:tr w:rsidR="00797B38" w:rsidRPr="00CA7845" w14:paraId="34F38135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2DF8F2" w14:textId="77777777" w:rsidR="00797B38" w:rsidRPr="00CA7845" w:rsidRDefault="00797B38" w:rsidP="003D2805">
            <w:pPr>
              <w:keepNext/>
              <w:tabs>
                <w:tab w:val="left" w:pos="1809"/>
              </w:tabs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B3FCBC" w14:textId="77777777" w:rsidR="00797B38" w:rsidRPr="00CA7845" w:rsidRDefault="00797B38" w:rsidP="003D2805">
            <w:pPr>
              <w:keepNext/>
              <w:tabs>
                <w:tab w:val="left" w:pos="1809"/>
              </w:tabs>
              <w:contextualSpacing/>
              <w:rPr>
                <w:b/>
                <w:bCs w:val="0"/>
                <w:i/>
                <w:iCs w:val="0"/>
                <w:color w:val="auto"/>
                <w:szCs w:val="20"/>
              </w:rPr>
            </w:pPr>
            <w:r w:rsidRPr="00CA7845">
              <w:rPr>
                <w:b/>
                <w:bCs w:val="0"/>
                <w:iCs w:val="0"/>
                <w:color w:val="FFFFFF" w:themeColor="background1"/>
                <w:szCs w:val="20"/>
              </w:rPr>
              <w:t xml:space="preserve">Подготовка </w:t>
            </w:r>
            <w:r>
              <w:rPr>
                <w:b/>
                <w:bCs w:val="0"/>
                <w:iCs w:val="0"/>
                <w:color w:val="FFFFFF" w:themeColor="background1"/>
                <w:szCs w:val="20"/>
              </w:rPr>
              <w:tab/>
            </w:r>
          </w:p>
        </w:tc>
      </w:tr>
      <w:tr w:rsidR="00797B38" w:rsidRPr="003D2805" w14:paraId="3F70F770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B08E9D" w14:textId="77777777" w:rsidR="00797B38" w:rsidRPr="003D2805" w:rsidRDefault="00797B38" w:rsidP="00DC2384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5C1E5D" w14:textId="0AD8B2BF" w:rsidR="00797B38" w:rsidRPr="003D2805" w:rsidRDefault="00EC48F3" w:rsidP="00716330">
            <w:pPr>
              <w:contextualSpacing/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</w:pP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>Запросить выпуск внутреннего SSL/TLS-сертификата для доменного имени atlas-logistics.tst.k8s.sibur.local (согласно Приложению №6) письмом на почту encrypt@sibur.ru</w:t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proofErr w:type="gram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proofErr w:type="spell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End"/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proofErr w:type="spell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End"/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gramEnd"/>
            <w:r w:rsidRPr="00EC48F3">
              <w:rPr>
                <w:bCs w:val="0"/>
                <w:iCs w:val="0"/>
                <w:color w:val="auto"/>
                <w:sz w:val="18"/>
                <w:szCs w:val="18"/>
              </w:rPr>
              <w:t xml:space="preserve"/>
            </w:r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End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End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Start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  <w:proofErr w:type="spellEnd"/>
            <w:r w:rsidRPr="00EC48F3">
              <w:rPr>
                <w:bCs w:val="0"/>
                <w:iCs w:val="0"/>
                <w:color w:val="auto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059D0B" w14:textId="0C18B160" w:rsidR="00797B38" w:rsidRPr="003D2805" w:rsidRDefault="00EC48F3" w:rsidP="00716330">
            <w:pPr>
              <w:contextualSpacing/>
              <w:rPr>
                <w:bCs w:val="0"/>
                <w:iCs w:val="0"/>
                <w:color w:val="auto"/>
                <w:sz w:val="18"/>
                <w:szCs w:val="18"/>
              </w:rPr>
            </w:pPr>
            <w:r>
              <w:rPr>
                <w:sz w:val="18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667EDF" w14:textId="77777777" w:rsidR="00797B38" w:rsidRPr="003D2805" w:rsidRDefault="00797B38" w:rsidP="00716330">
            <w:pPr>
              <w:contextualSpacing/>
              <w:rPr>
                <w:bCs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1DFC9D" w14:textId="77777777" w:rsidR="00797B38" w:rsidRPr="003D2805" w:rsidRDefault="00797B38" w:rsidP="00716330">
            <w:pPr>
              <w:contextualSpacing/>
              <w:rPr>
                <w:bCs w:val="0"/>
                <w:iCs w:val="0"/>
                <w:color w:val="auto"/>
                <w:sz w:val="18"/>
                <w:szCs w:val="18"/>
              </w:rPr>
            </w:pPr>
          </w:p>
        </w:tc>
      </w:tr>
      <w:tr w:rsidR="00797B38" w:rsidRPr="00CA7845" w14:paraId="20C2FD44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30A8AE" w14:textId="77777777" w:rsidR="00797B38" w:rsidRPr="00CA7845" w:rsidRDefault="00797B38" w:rsidP="003D2805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C3D4AF" w14:textId="77777777" w:rsidR="00797B38" w:rsidRPr="00CA7845" w:rsidRDefault="00797B38" w:rsidP="003D2805">
            <w:pPr>
              <w:keepNext/>
              <w:contextualSpacing/>
              <w:rPr>
                <w:b/>
                <w:bCs w:val="0"/>
                <w:i/>
                <w:iCs w:val="0"/>
                <w:color w:val="FFFFFF" w:themeColor="background1"/>
                <w:szCs w:val="20"/>
              </w:rPr>
            </w:pPr>
            <w:r w:rsidRPr="00CA7845">
              <w:rPr>
                <w:b/>
                <w:bCs w:val="0"/>
                <w:iCs w:val="0"/>
                <w:color w:val="FFFFFF" w:themeColor="background1"/>
                <w:szCs w:val="20"/>
              </w:rPr>
              <w:t xml:space="preserve">Внедрение </w:t>
            </w:r>
          </w:p>
        </w:tc>
      </w:tr>
      <w:tr w:rsidR="00EC48F3" w:rsidRPr="003D2805" w14:paraId="38AE7BB1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7ADC50" w14:textId="77777777" w:rsidR="00EC48F3" w:rsidRPr="003D2805" w:rsidRDefault="00EC48F3" w:rsidP="00EC48F3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62D542" w14:textId="276A7D04" w:rsidR="00EC48F3" w:rsidRPr="00EC48F3" w:rsidRDefault="00EC48F3" w:rsidP="00EC48F3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 xml:space="preserve">Развернуть виртуальный сервер согласно Приложению №2 и ввести его в домен </w:t>
            </w:r>
            <w:proofErr w:type="spellStart"/>
            <w:proofErr w:type="gramStart"/>
            <w:r>
              <w:rPr>
                <w:sz w:val="18"/>
              </w:rPr>
              <w:t>sibur.local</w:t>
            </w:r>
            <w:proofErr w:type="spellEnd"/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9C29E8" w14:textId="3B4ACD15" w:rsidR="00EC48F3" w:rsidRPr="003D2805" w:rsidRDefault="00EC48F3" w:rsidP="00EC48F3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007675" w14:textId="3FAA752C" w:rsidR="00EC48F3" w:rsidRPr="003D2805" w:rsidRDefault="00EC48F3" w:rsidP="00EC48F3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CD43CB" w14:textId="095DEAF6" w:rsidR="00EC48F3" w:rsidRPr="003D2805" w:rsidRDefault="00EC48F3" w:rsidP="00EC48F3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2</w:t>
            </w:r>
          </w:p>
        </w:tc>
      </w:tr>
      <w:tr w:rsidR="00015C15" w:rsidRPr="003D2805" w14:paraId="323B62F2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74F4F3" w14:textId="77777777" w:rsidR="00015C15" w:rsidRPr="00126977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E60199" w14:textId="7EE2AF1B" w:rsidR="00015C15" w:rsidRPr="00126977" w:rsidRDefault="00015C15" w:rsidP="00015C15">
            <w:pPr>
              <w:contextualSpacing/>
              <w:rPr>
                <w:sz w:val="18"/>
                <w:highlight w:val="yellow"/>
              </w:rPr>
            </w:pPr>
            <w:r w:rsidRPr="00126977">
              <w:rPr>
                <w:sz w:val="18"/>
                <w:highlight w:val="yellow"/>
              </w:rPr>
              <w:t>Выполнить установку стандартного ПО согласно Приложению №2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D7EC99" w14:textId="6E9F7480" w:rsidR="00015C15" w:rsidRPr="00126977" w:rsidRDefault="00015C15" w:rsidP="00015C15">
            <w:pPr>
              <w:contextualSpacing/>
              <w:rPr>
                <w:sz w:val="18"/>
                <w:highlight w:val="yellow"/>
              </w:rPr>
            </w:pPr>
            <w:r w:rsidRPr="00126977">
              <w:rPr>
                <w:sz w:val="18"/>
                <w:highlight w:val="yellow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9C9542" w14:textId="7645340E" w:rsidR="00015C15" w:rsidRPr="00126977" w:rsidRDefault="00015C15" w:rsidP="00015C15">
            <w:pPr>
              <w:contextualSpacing/>
              <w:rPr>
                <w:sz w:val="18"/>
                <w:highlight w:val="yellow"/>
              </w:rPr>
            </w:pPr>
            <w:r w:rsidRPr="00126977">
              <w:rPr>
                <w:sz w:val="18"/>
                <w:highlight w:val="yellow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16D022" w14:textId="77777777" w:rsidR="00015C15" w:rsidRPr="00126977" w:rsidRDefault="00015C15" w:rsidP="00015C15">
            <w:pPr>
              <w:contextualSpacing/>
              <w:rPr>
                <w:sz w:val="18"/>
                <w:highlight w:val="yellow"/>
              </w:rPr>
            </w:pPr>
          </w:p>
        </w:tc>
      </w:tr>
      <w:tr w:rsidR="00015C15" w:rsidRPr="003D2805" w14:paraId="6572AF16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CC10F1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B2A6A5" w14:textId="2662931B" w:rsidR="00015C15" w:rsidRPr="00EC48F3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 xml:space="preserve">Выполнить установку серверного ПО (Приложение №2) на сервере базы данных: PostgreSQL, антивирус, node-exporter. Создать базу данных atlas_logistics (кодировка UTF8) с владельцем — ролью consumer_test_atlgs.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 w:rsidR="007D3EED">
              <w:rPr>
                <w:sz w:val="18"/>
              </w:rPr>
              <w:t xml:space="preserve"/>
            </w:r>
            <w:r w:rsidR="007D3EED" w:rsidRPr="00AA6A05">
              <w:rPr>
                <w:sz w:val="18"/>
              </w:rPr>
              <w:t xml:space="preserve"/>
            </w:r>
            <w:r w:rsidR="007D3EED">
              <w:rPr>
                <w:sz w:val="18"/>
              </w:rPr>
              <w:t xml:space="preserve"/>
            </w:r>
            <w:r w:rsidR="007D3EED" w:rsidRPr="00AA6A05">
              <w:rPr>
                <w:sz w:val="18"/>
              </w:rPr>
              <w:t xml:space="preserve"/>
            </w:r>
            <w:r w:rsidR="007D3EED"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AFF184" w14:textId="1C698D06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D12C2C" w14:textId="1853EC6F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9857F1" w14:textId="66A21C3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7</w:t>
            </w:r>
          </w:p>
        </w:tc>
      </w:tr>
      <w:tr w:rsidR="00015C15" w:rsidRPr="003D2805" w:rsidDel="00DA68B4" w14:paraId="245EF521" w14:textId="60DCDF74" w:rsidTr="00EC48F3">
        <w:trPr>
          <w:cantSplit/>
          <w:del w:id="0" w:author="Чеканушкин Александр Владимирович" w:date="2026-09-10T15:40:00Z"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B3C69D" w14:textId="5760AE54" w:rsidR="00015C15" w:rsidRPr="00776F5B" w:rsidDel="00DA68B4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del w:id="1" w:author="Чеканушкин Александр Владимирович" w:date="2026-09-10T15:40:00Z"/>
                <w:b/>
                <w:bCs w:val="0"/>
                <w:i/>
                <w:iCs w:val="0"/>
                <w:strike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D77D41" w14:textId="09F76FF0" w:rsidR="00015C15" w:rsidRPr="00776F5B" w:rsidDel="00DA68B4" w:rsidRDefault="00015C15" w:rsidP="00015C15">
            <w:pPr>
              <w:contextualSpacing/>
              <w:rPr>
                <w:del w:id="2" w:author="Чеканушкин Александр Владимирович" w:date="2026-09-10T15:40:00Z"/>
                <w:bCs w:val="0"/>
                <w:iCs w:val="0"/>
                <w:strike/>
                <w:color w:val="auto"/>
                <w:sz w:val="18"/>
                <w:szCs w:val="20"/>
              </w:rPr>
            </w:pPr>
            <w:del w:id="3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Выделить объектное хранилище согласно Приложению №2. При отсутствии в контуре S3-совместимого сервиса — согласовать с инициатором альтернативу.</w:delText>
              </w:r>
            </w:del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ED0924" w14:textId="043B2C1A" w:rsidR="00015C15" w:rsidRPr="00776F5B" w:rsidDel="00DA68B4" w:rsidRDefault="00015C15" w:rsidP="00015C15">
            <w:pPr>
              <w:contextualSpacing/>
              <w:rPr>
                <w:del w:id="4" w:author="Чеканушкин Александр Владимирович" w:date="2026-09-10T15:40:00Z"/>
                <w:bCs w:val="0"/>
                <w:iCs w:val="0"/>
                <w:strike/>
                <w:color w:val="auto"/>
                <w:sz w:val="18"/>
                <w:szCs w:val="20"/>
                <w:lang w:val="en-US"/>
              </w:rPr>
            </w:pPr>
            <w:del w:id="5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АДМ-Москва (Linux)</w:delText>
              </w:r>
            </w:del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84A4CF" w14:textId="3AB38AAF" w:rsidR="00015C15" w:rsidRPr="00776F5B" w:rsidDel="00DA68B4" w:rsidRDefault="00015C15" w:rsidP="00015C15">
            <w:pPr>
              <w:contextualSpacing/>
              <w:rPr>
                <w:del w:id="6" w:author="Чеканушкин Александр Владимирович" w:date="2026-09-10T15:40:00Z"/>
                <w:bCs w:val="0"/>
                <w:iCs w:val="0"/>
                <w:strike/>
                <w:color w:val="auto"/>
                <w:sz w:val="18"/>
                <w:szCs w:val="20"/>
                <w:lang w:val="en-US"/>
              </w:rPr>
            </w:pPr>
            <w:del w:id="7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015</w:delText>
              </w:r>
            </w:del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B3876C" w14:textId="14DC4201" w:rsidR="00015C15" w:rsidRPr="00776F5B" w:rsidDel="00DA68B4" w:rsidRDefault="00015C15" w:rsidP="00015C15">
            <w:pPr>
              <w:contextualSpacing/>
              <w:rPr>
                <w:del w:id="8" w:author="Чеканушкин Александр Владимирович" w:date="2026-09-10T15:40:00Z"/>
                <w:bCs w:val="0"/>
                <w:iCs w:val="0"/>
                <w:strike/>
                <w:color w:val="auto"/>
                <w:sz w:val="18"/>
                <w:szCs w:val="20"/>
                <w:lang w:val="en-US"/>
              </w:rPr>
            </w:pPr>
          </w:p>
        </w:tc>
      </w:tr>
      <w:tr w:rsidR="00015C15" w:rsidRPr="003D2805" w14:paraId="7AD62E0C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EEC3FC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E181F4" w14:textId="1143425B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 xml:space="preserve">Создать внутренние </w:t>
            </w:r>
            <w:proofErr w:type="spellStart"/>
            <w:r>
              <w:rPr>
                <w:sz w:val="18"/>
              </w:rPr>
              <w:t>DNS</w:t>
            </w:r>
            <w:proofErr w:type="spellEnd"/>
            <w:r>
              <w:rPr>
                <w:sz w:val="18"/>
              </w:rPr>
              <w:t>-записи согласно Приложению №3.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43143A" w14:textId="5C554FC9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6BE3D1" w14:textId="4FE2AABC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0F8E63" w14:textId="45BCCA89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7</w:t>
            </w:r>
          </w:p>
        </w:tc>
      </w:tr>
      <w:tr w:rsidR="00015C15" w:rsidRPr="003D2805" w14:paraId="301E78DD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8843E6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18C3B0" w14:textId="77777777" w:rsidR="00015C15" w:rsidRPr="00E51380" w:rsidRDefault="00015C15" w:rsidP="00015C15">
            <w:pPr>
              <w:contextualSpacing/>
              <w:rPr>
                <w:sz w:val="18"/>
              </w:rPr>
            </w:pPr>
            <w:r>
              <w:rPr>
                <w:sz w:val="18"/>
              </w:rPr>
              <w:t>Создать доменные УЗ и ГД согласно Приложению №4.</w:t>
            </w:r>
          </w:p>
          <w:p w14:paraId="7653E65F" w14:textId="77777777" w:rsidR="00015C15" w:rsidRPr="00E51380" w:rsidRDefault="00015C15" w:rsidP="00015C15">
            <w:pPr>
              <w:contextualSpacing/>
              <w:rPr>
                <w:color w:val="auto"/>
                <w:sz w:val="18"/>
                <w:szCs w:val="20"/>
              </w:rPr>
            </w:pPr>
          </w:p>
          <w:p w14:paraId="2FA1B249" w14:textId="44A7D99B" w:rsidR="00015C15" w:rsidRPr="009C095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 w:rsidRPr="009C0955">
              <w:rPr>
                <w:color w:val="auto"/>
                <w:sz w:val="18"/>
                <w:szCs w:val="20"/>
                <w:highlight w:val="yellow"/>
              </w:rPr>
              <w:t>Передать пароли владельцам. Запрещается передавать пароль от УЗ посредством электронной почты. Допускается отправка логина по электронной почте, при этом передача пароля осуществляется по альтернативному каналу связи.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416B4A" w14:textId="40B9C3DB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BDEEBF" w14:textId="319B82D9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013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7CC856" w14:textId="7777777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</w:tr>
      <w:tr w:rsidR="00015C15" w:rsidRPr="003D2805" w14:paraId="3A828259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A4713D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98F7E5" w14:textId="35F793F4" w:rsidR="00015C15" w:rsidRPr="00EC48F3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 xml:space="preserve">Создать для сервисной УЗ «sibur\A001-TST-AtlLog-Mail» почтового пользователя с адресом «atlas-logistics-tst@sibur.ru».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6AD1A6" w14:textId="75F3B84D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F9B5C1" w14:textId="21F258D0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012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BE8F0B" w14:textId="6945DA55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11</w:t>
            </w:r>
          </w:p>
        </w:tc>
      </w:tr>
      <w:tr w:rsidR="00015C15" w:rsidRPr="003D2805" w14:paraId="2FA26EF5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D37F1F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C0760B" w14:textId="37D5E69D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 xml:space="preserve">Добавить сервисную УЗ «sibur\A001-TST-AtlLog-Mail» в группу «BlockExternalEmailSendingServiceAccount».</w:t>
            </w:r>
            <w:r w:rsidRPr="00EC48F3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EC48F3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EC48F3">
              <w:rPr>
                <w:sz w:val="18"/>
                <w:lang w:val="en-US"/>
              </w:rPr>
              <w:t xml:space="preserve"/>
            </w:r>
            <w:proofErr w:type="spellStart"/>
            <w:r w:rsidRPr="00EC48F3">
              <w:rPr>
                <w:sz w:val="18"/>
                <w:lang w:val="en-US"/>
              </w:rPr>
              <w:t xml:space="preserve"/>
            </w:r>
            <w:proofErr w:type="spellEnd"/>
            <w:r w:rsidRPr="00EC48F3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EC48F3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EC48F3">
              <w:rPr>
                <w:sz w:val="18"/>
                <w:lang w:val="en-US"/>
              </w:rPr>
              <w:t xml:space="preserve"/>
            </w:r>
            <w:proofErr w:type="spellStart"/>
            <w:r w:rsidRPr="00EC48F3">
              <w:rPr>
                <w:sz w:val="18"/>
                <w:lang w:val="en-US"/>
              </w:rPr>
              <w:t xml:space="preserve"/>
            </w:r>
            <w:proofErr w:type="spellEnd"/>
            <w:r w:rsidRPr="00EC48F3">
              <w:rPr>
                <w:sz w:val="18"/>
                <w:lang w:val="en-US"/>
              </w:rPr>
              <w:t xml:space="preserve"/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7D5D29" w14:textId="23FCF8EB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6BCD93" w14:textId="3AE607B8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013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BA7EE3" w14:textId="25C2E81A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11</w:t>
            </w:r>
          </w:p>
        </w:tc>
      </w:tr>
      <w:tr w:rsidR="00015C15" w:rsidRPr="003D2805" w14:paraId="53EF128B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0405E4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62C88E" w14:textId="162CF800" w:rsidR="00015C15" w:rsidRPr="009C095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Настроить локальные УЗ и ГД согласно Приложению №4, таблицы локальных и доменных УЗ, т.к. доменные УЗ добавляются к локальной роли БД.</w:t>
            </w:r>
            <w:r w:rsidRPr="00693DEF">
              <w:rPr>
                <w:sz w:val="18"/>
              </w:rPr>
              <w:br/>
            </w:r>
            <w:r w:rsidRPr="00693DEF">
              <w:rPr>
                <w:sz w:val="18"/>
              </w:rPr>
              <w:br/>
            </w:r>
            <w:r w:rsidRPr="009C0955">
              <w:rPr>
                <w:color w:val="auto"/>
                <w:sz w:val="18"/>
                <w:szCs w:val="20"/>
                <w:highlight w:val="yellow"/>
              </w:rPr>
              <w:t>Передать пароли владельцам. Запрещается передавать пароль от УЗ посредством электронной почты. Допускается отправка логина по электронной почте, при этом передача пароля осуществляется по альтернативному каналу связи.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B4C96C" w14:textId="0A202F06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A02C44" w14:textId="0FB89FD9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012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CF2C9C" w14:textId="38D8F0D2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8, 11</w:t>
            </w:r>
          </w:p>
        </w:tc>
      </w:tr>
      <w:tr w:rsidR="00015C15" w:rsidRPr="003D2805" w14:paraId="6856C4FE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A080E7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7DD811" w14:textId="2C04770B" w:rsidR="00015C15" w:rsidRPr="00EC48F3" w:rsidRDefault="00C17FA2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 xml:space="preserve">Настроить </w:t>
            </w:r>
            <w:r w:rsidR="00015C15">
              <w:rPr>
                <w:sz w:val="18"/>
              </w:rPr>
              <w:t>правил</w:t>
            </w:r>
            <w:r>
              <w:rPr>
                <w:sz w:val="18"/>
              </w:rPr>
              <w:t>а</w:t>
            </w:r>
            <w:r w:rsidR="00015C15">
              <w:rPr>
                <w:sz w:val="18"/>
              </w:rPr>
              <w:t xml:space="preserve"> межсетевого экранирования (МСЭ) </w:t>
            </w:r>
            <w:r>
              <w:rPr>
                <w:sz w:val="18"/>
              </w:rPr>
              <w:t xml:space="preserve">в своей </w:t>
            </w:r>
            <w:proofErr w:type="spellStart"/>
            <w:r>
              <w:rPr>
                <w:sz w:val="18"/>
              </w:rPr>
              <w:t>ЗО</w:t>
            </w:r>
            <w:proofErr w:type="spellEnd"/>
            <w:r>
              <w:rPr>
                <w:sz w:val="18"/>
              </w:rPr>
              <w:t xml:space="preserve"> в соответствии с </w:t>
            </w:r>
            <w:r w:rsidR="00015C15">
              <w:rPr>
                <w:sz w:val="18"/>
              </w:rPr>
              <w:t>Приложени</w:t>
            </w:r>
            <w:r>
              <w:rPr>
                <w:sz w:val="18"/>
              </w:rPr>
              <w:t>ем</w:t>
            </w:r>
            <w:r w:rsidR="00015C15">
              <w:rPr>
                <w:sz w:val="18"/>
              </w:rPr>
              <w:t xml:space="preserve"> №5.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826E1E" w14:textId="77777777" w:rsidR="00015C15" w:rsidRDefault="00015C15" w:rsidP="00015C15">
            <w:pPr>
              <w:contextualSpacing/>
              <w:rPr>
                <w:sz w:val="18"/>
              </w:rPr>
            </w:pPr>
            <w:r>
              <w:rPr>
                <w:sz w:val="18"/>
              </w:rPr>
              <w:t>АДМ-Москва (Сеть)</w:t>
            </w:r>
          </w:p>
          <w:p w14:paraId="3C4D3B0D" w14:textId="7EFE5344" w:rsidR="00C17FA2" w:rsidRDefault="00C17FA2" w:rsidP="00C17FA2">
            <w:pPr>
              <w:contextualSpacing/>
              <w:rPr>
                <w:sz w:val="18"/>
              </w:rPr>
            </w:pPr>
            <w:r>
              <w:rPr>
                <w:sz w:val="18"/>
              </w:rPr>
              <w:t>АДМ-Томск (Сеть)</w:t>
            </w:r>
          </w:p>
          <w:p w14:paraId="4BE597AE" w14:textId="75174EE1" w:rsidR="00C17FA2" w:rsidDel="006D69A1" w:rsidRDefault="00C17FA2" w:rsidP="00C17FA2">
            <w:pPr>
              <w:contextualSpacing/>
              <w:rPr>
                <w:del w:id="9" w:author="Мохов Никита Сергеевич" w:date="2026-09-21T15:12:00Z"/>
                <w:sz w:val="18"/>
              </w:rPr>
            </w:pPr>
            <w:del w:id="10" w:author="Мохов Никита Сергеевич" w:date="2026-09-21T15:12:00Z">
              <w:r w:rsidDel="006D69A1">
                <w:rPr>
                  <w:sz w:val="18"/>
                </w:rPr>
                <w:delText>АДМ-Тобольск (Сеть)</w:delText>
              </w:r>
            </w:del>
          </w:p>
          <w:p w14:paraId="2FD6B5DB" w14:textId="4F1BACD8" w:rsidR="00C17FA2" w:rsidRPr="00C17FA2" w:rsidRDefault="00C17FA2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bCs w:val="0"/>
                <w:iCs w:val="0"/>
                <w:color w:val="auto"/>
                <w:sz w:val="18"/>
                <w:szCs w:val="20"/>
              </w:rPr>
              <w:t>АДМ-Красноярск (Сеть)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0B5671" w14:textId="7F20FFD4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020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001C9E" w14:textId="30035B68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3, 6, 7, 9</w:t>
            </w:r>
          </w:p>
        </w:tc>
      </w:tr>
      <w:tr w:rsidR="00015C15" w:rsidRPr="003D2805" w14:paraId="1039B90C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D2FDCE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5FCB57" w14:textId="0BD67422" w:rsidR="00015C15" w:rsidRPr="00EC48F3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Настроить резервное копирование согласно Приложению №8.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0873B0" w14:textId="3D31FD8A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4B11C9" w14:textId="41D87205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F626C2" w14:textId="279B1052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8, 9</w:t>
            </w:r>
          </w:p>
        </w:tc>
      </w:tr>
      <w:tr w:rsidR="00015C15" w:rsidRPr="003D2805" w14:paraId="77ACBA96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D2B16C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ED4990" w14:textId="54A755F4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 xml:space="preserve">Создать учётные записи интеграции в SAP ZSPACETRANS, Логинет, АСВ НСИ логистики согласно Приложению №4.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BDE2C" w14:textId="03EECC41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F7150E" w14:textId="7777777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EF701C" w14:textId="47E8802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6, 11</w:t>
            </w:r>
          </w:p>
        </w:tc>
      </w:tr>
      <w:tr w:rsidR="00015C15" w:rsidRPr="003D2805" w14:paraId="0E5A263C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A91CA1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BBFE51" w14:textId="3D892738" w:rsidR="00015C15" w:rsidRPr="00EC48F3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 xml:space="preserve">Выполнить установку и настройку платформы «Атлас логистики» в тестовой среде с применением выпущенного сертификата.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183B3F" w14:textId="51B25B05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A5C737" w14:textId="7777777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D84EF7" w14:textId="425ABA30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1, 4, 5, 10, 14, 15</w:t>
            </w:r>
          </w:p>
        </w:tc>
      </w:tr>
      <w:tr w:rsidR="00015C15" w:rsidRPr="003D2805" w14:paraId="1D2C9363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F51602" w14:textId="77777777" w:rsidR="00015C15" w:rsidRPr="003D2805" w:rsidRDefault="00015C15" w:rsidP="00015C15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5A3A12" w14:textId="2DA5A871" w:rsidR="00015C15" w:rsidRPr="00EC48F3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Выполнить проверку работоспособности платформы в периметре тестовой среды.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729B62" w14:textId="473BCB32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BFC616" w14:textId="77777777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1EF868" w14:textId="5BEF1654" w:rsidR="00015C15" w:rsidRPr="003D2805" w:rsidRDefault="00015C15" w:rsidP="00015C15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18</w:t>
            </w:r>
          </w:p>
        </w:tc>
      </w:tr>
      <w:tr w:rsidR="00DD0806" w:rsidRPr="003D2805" w14:paraId="6C8638F8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284C70" w14:textId="77777777" w:rsidR="00DD0806" w:rsidRPr="00DD0806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09177D" w14:textId="66DC3044" w:rsidR="00DD0806" w:rsidRPr="00DD0806" w:rsidRDefault="00DD0806" w:rsidP="00DD0806">
            <w:pPr>
              <w:contextualSpacing/>
              <w:rPr>
                <w:sz w:val="18"/>
                <w:highlight w:val="yellow"/>
                <w:lang w:val="en-US"/>
              </w:rPr>
            </w:pPr>
            <w:r w:rsidRPr="00DD0806">
              <w:rPr>
                <w:sz w:val="18"/>
                <w:highlight w:val="yellow"/>
              </w:rPr>
              <w:t xml:space="preserve">Настроить подключение к </w:t>
            </w:r>
            <w:r w:rsidRPr="00DD0806">
              <w:rPr>
                <w:sz w:val="18"/>
                <w:highlight w:val="yellow"/>
                <w:lang w:val="en-US"/>
              </w:rPr>
              <w:t>SIEM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D6F618" w14:textId="16C92170" w:rsidR="00DD0806" w:rsidRPr="00DD0806" w:rsidRDefault="00DD0806" w:rsidP="00DD0806">
            <w:pPr>
              <w:contextualSpacing/>
              <w:rPr>
                <w:sz w:val="18"/>
                <w:highlight w:val="yellow"/>
              </w:rPr>
            </w:pPr>
            <w:r w:rsidRPr="00DD0806">
              <w:rPr>
                <w:sz w:val="18"/>
                <w:highlight w:val="yellow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ABE5D7" w14:textId="3D14715F" w:rsidR="00DD0806" w:rsidRPr="00DD0806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</w:pPr>
            <w:r w:rsidRPr="00DD0806">
              <w:rPr>
                <w:sz w:val="18"/>
                <w:highlight w:val="yellow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9D2AF8" w14:textId="77777777" w:rsidR="00DD0806" w:rsidRPr="00DD0806" w:rsidRDefault="00DD0806" w:rsidP="00DD0806">
            <w:pPr>
              <w:contextualSpacing/>
              <w:rPr>
                <w:sz w:val="18"/>
                <w:highlight w:val="yellow"/>
              </w:rPr>
            </w:pPr>
          </w:p>
        </w:tc>
      </w:tr>
      <w:tr w:rsidR="00DD0806" w:rsidRPr="00CA7845" w14:paraId="3E331838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B18A82" w14:textId="77777777" w:rsidR="00DD0806" w:rsidRPr="00CA7845" w:rsidRDefault="00DD0806" w:rsidP="00DD0806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1B525B" w14:textId="77777777" w:rsidR="00DD0806" w:rsidRPr="00CA7845" w:rsidRDefault="00DD0806" w:rsidP="00DD0806">
            <w:pPr>
              <w:keepNext/>
              <w:contextualSpacing/>
              <w:rPr>
                <w:b/>
                <w:bCs w:val="0"/>
                <w:i/>
                <w:iCs w:val="0"/>
                <w:color w:val="auto"/>
                <w:szCs w:val="20"/>
              </w:rPr>
            </w:pPr>
            <w:r w:rsidRPr="00CA7845">
              <w:rPr>
                <w:b/>
                <w:bCs w:val="0"/>
                <w:iCs w:val="0"/>
                <w:color w:val="FFFFFF" w:themeColor="background1"/>
                <w:szCs w:val="20"/>
              </w:rPr>
              <w:t xml:space="preserve">Заключительные действия </w:t>
            </w:r>
          </w:p>
        </w:tc>
      </w:tr>
      <w:tr w:rsidR="00DD0806" w:rsidRPr="003D2805" w14:paraId="7E6E347A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34E7CC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AD5394" w14:textId="1CF1D115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Анализ работы платформы, принятие решения о корректности развёртывания.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6C1FC5" w14:textId="674E0515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0B9B96" w14:textId="77777777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5CAD3A" w14:textId="77777777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</w:p>
        </w:tc>
      </w:tr>
      <w:tr w:rsidR="00DD0806" w:rsidRPr="003D2805" w14:paraId="79218F3F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8CDC49" w14:textId="77777777" w:rsidR="00DD0806" w:rsidRPr="00E93BB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EBE616" w14:textId="0C4CB145" w:rsidR="00DD0806" w:rsidRPr="00E93BB5" w:rsidRDefault="00DD0806" w:rsidP="00DD0806">
            <w:pPr>
              <w:contextualSpacing/>
              <w:rPr>
                <w:sz w:val="18"/>
                <w:highlight w:val="yellow"/>
              </w:rPr>
            </w:pPr>
            <w:r w:rsidRPr="00E93BB5">
              <w:rPr>
                <w:sz w:val="18"/>
                <w:highlight w:val="yellow"/>
              </w:rPr>
              <w:t xml:space="preserve">Запросить проверку на уязвимости с использованием пользователя </w:t>
            </w:r>
            <w:proofErr w:type="spellStart"/>
            <w:r w:rsidRPr="00E93BB5">
              <w:rPr>
                <w:sz w:val="18"/>
                <w:highlight w:val="yellow"/>
              </w:rPr>
              <w:t>isvulnscan</w:t>
            </w:r>
            <w:proofErr w:type="spellEnd"/>
            <w:r w:rsidRPr="00E93BB5">
              <w:rPr>
                <w:sz w:val="18"/>
                <w:highlight w:val="yellow"/>
              </w:rPr>
              <w:t xml:space="preserve"> у Казаков </w:t>
            </w:r>
            <w:proofErr w:type="spellStart"/>
            <w:r w:rsidRPr="00E93BB5">
              <w:rPr>
                <w:sz w:val="18"/>
                <w:highlight w:val="yellow"/>
              </w:rPr>
              <w:t>Ал.П</w:t>
            </w:r>
            <w:proofErr w:type="spellEnd"/>
            <w:r w:rsidRPr="00E93BB5">
              <w:rPr>
                <w:sz w:val="18"/>
                <w:highlight w:val="yellow"/>
              </w:rPr>
              <w:t xml:space="preserve">., Казаков </w:t>
            </w:r>
            <w:proofErr w:type="spellStart"/>
            <w:r w:rsidRPr="00E93BB5">
              <w:rPr>
                <w:sz w:val="18"/>
                <w:highlight w:val="yellow"/>
              </w:rPr>
              <w:t>Ар.П</w:t>
            </w:r>
            <w:proofErr w:type="spellEnd"/>
            <w:r w:rsidRPr="00E93BB5">
              <w:rPr>
                <w:sz w:val="18"/>
                <w:highlight w:val="yellow"/>
              </w:rPr>
              <w:t>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E6C6B8" w14:textId="23201498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  <w:r w:rsidRPr="00E93BB5">
              <w:rPr>
                <w:sz w:val="18"/>
                <w:highlight w:val="yellow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622389" w14:textId="77777777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FA1C6E" w14:textId="77777777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</w:p>
        </w:tc>
      </w:tr>
      <w:tr w:rsidR="00DD0806" w:rsidRPr="003D2805" w14:paraId="069B5689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CF0B74" w14:textId="77777777" w:rsidR="00DD0806" w:rsidRPr="00E93BB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F75EDE" w14:textId="59ED1947" w:rsidR="00DD0806" w:rsidRPr="00E93BB5" w:rsidRDefault="00DD0806" w:rsidP="00DD0806">
            <w:pPr>
              <w:contextualSpacing/>
              <w:rPr>
                <w:sz w:val="18"/>
                <w:highlight w:val="yellow"/>
              </w:rPr>
            </w:pPr>
            <w:r w:rsidRPr="00E93BB5">
              <w:rPr>
                <w:sz w:val="18"/>
                <w:highlight w:val="yellow"/>
              </w:rPr>
              <w:t xml:space="preserve">Настроить мониторинг серверов в </w:t>
            </w:r>
            <w:proofErr w:type="spellStart"/>
            <w:r w:rsidRPr="00E93BB5">
              <w:rPr>
                <w:sz w:val="18"/>
                <w:highlight w:val="yellow"/>
              </w:rPr>
              <w:t>INITI</w:t>
            </w:r>
            <w:proofErr w:type="spellEnd"/>
            <w:r w:rsidRPr="00E93BB5">
              <w:rPr>
                <w:sz w:val="18"/>
                <w:highlight w:val="yellow"/>
              </w:rPr>
              <w:t xml:space="preserve"> </w:t>
            </w:r>
            <w:proofErr w:type="spellStart"/>
            <w:r w:rsidRPr="00E93BB5">
              <w:rPr>
                <w:sz w:val="18"/>
                <w:highlight w:val="yellow"/>
              </w:rPr>
              <w:t>SOLO</w:t>
            </w:r>
            <w:proofErr w:type="spellEnd"/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FF630E" w14:textId="2152B7CA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</w:pPr>
            <w:proofErr w:type="spellStart"/>
            <w:r w:rsidRPr="00E93BB5"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  <w:t>INITI</w:t>
            </w:r>
            <w:proofErr w:type="spellEnd"/>
            <w:r w:rsidRPr="00E93BB5"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  <w:t xml:space="preserve"> SOLO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880C65" w14:textId="6AA3AF84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</w:pPr>
            <w:r w:rsidRPr="00E93BB5"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  <w:t>001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503F5B" w14:textId="77777777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</w:p>
        </w:tc>
      </w:tr>
      <w:tr w:rsidR="00DD0806" w:rsidRPr="003D2805" w14:paraId="08F2D5CD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BC58C9" w14:textId="77777777" w:rsidR="00DD0806" w:rsidRPr="00E93BB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  <w:highlight w:val="yellow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A6C9F9" w14:textId="69217F6C" w:rsidR="00DD0806" w:rsidRPr="00E93BB5" w:rsidRDefault="00DD0806" w:rsidP="00DD0806">
            <w:pPr>
              <w:contextualSpacing/>
              <w:rPr>
                <w:sz w:val="18"/>
                <w:highlight w:val="yellow"/>
              </w:rPr>
            </w:pPr>
            <w:r w:rsidRPr="00DD0806">
              <w:rPr>
                <w:sz w:val="18"/>
                <w:highlight w:val="yellow"/>
              </w:rPr>
              <w:t xml:space="preserve">Оповестить о подключении серверов к </w:t>
            </w:r>
            <w:proofErr w:type="spellStart"/>
            <w:r w:rsidRPr="00DD0806">
              <w:rPr>
                <w:sz w:val="18"/>
                <w:highlight w:val="yellow"/>
              </w:rPr>
              <w:t>SIEM</w:t>
            </w:r>
            <w:proofErr w:type="spellEnd"/>
            <w:r w:rsidRPr="00DD0806">
              <w:rPr>
                <w:sz w:val="18"/>
                <w:highlight w:val="yellow"/>
              </w:rPr>
              <w:t xml:space="preserve"> для проверки поступления событий Гончарова Анжелика Андреевна 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9F1CB6" w14:textId="2C634277" w:rsidR="00DD0806" w:rsidRPr="00DD0806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  <w:r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  <w:t>Инициатор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1D685B" w14:textId="77777777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  <w:lang w:val="en-US"/>
              </w:rPr>
            </w:pP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3936AA" w14:textId="77777777" w:rsidR="00DD0806" w:rsidRPr="00E93BB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highlight w:val="yellow"/>
              </w:rPr>
            </w:pPr>
          </w:p>
        </w:tc>
      </w:tr>
      <w:tr w:rsidR="00DD0806" w:rsidRPr="00CA7845" w14:paraId="2BE6ADD7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E0252E" w14:textId="77777777" w:rsidR="00DD0806" w:rsidRPr="00CA7845" w:rsidRDefault="00DD0806" w:rsidP="00DD0806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FF3D7E" w14:textId="77777777" w:rsidR="00DD0806" w:rsidRPr="004A76BA" w:rsidRDefault="00DD0806" w:rsidP="00DD0806">
            <w:pPr>
              <w:keepNext/>
              <w:contextualSpacing/>
              <w:rPr>
                <w:bCs w:val="0"/>
                <w:i/>
                <w:iCs w:val="0"/>
                <w:color w:val="FFFFFF" w:themeColor="background1"/>
                <w:szCs w:val="20"/>
                <w:lang w:val="en-US"/>
              </w:rPr>
            </w:pPr>
            <w:r w:rsidRPr="00CA7845">
              <w:rPr>
                <w:b/>
                <w:bCs w:val="0"/>
                <w:iCs w:val="0"/>
                <w:color w:val="FFFFFF" w:themeColor="background1"/>
                <w:szCs w:val="20"/>
              </w:rPr>
              <w:t xml:space="preserve">План </w:t>
            </w:r>
            <w:r>
              <w:rPr>
                <w:b/>
                <w:bCs w:val="0"/>
                <w:iCs w:val="0"/>
                <w:color w:val="FFFFFF" w:themeColor="background1"/>
                <w:szCs w:val="20"/>
              </w:rPr>
              <w:t>тестирования</w:t>
            </w:r>
            <w:r>
              <w:rPr>
                <w:bCs w:val="0"/>
                <w:iCs w:val="0"/>
                <w:color w:val="FFFFFF" w:themeColor="background1"/>
                <w:szCs w:val="20"/>
                <w:lang w:val="en-US"/>
              </w:rPr>
              <w:t>***</w:t>
            </w:r>
          </w:p>
        </w:tc>
      </w:tr>
      <w:tr w:rsidR="00DD0806" w:rsidRPr="003D2805" w14:paraId="3BB78B06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E0FE1B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8150BC" w14:textId="66BCE7C3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Проверка успешного создания и восстановления резервной копии базы данных.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03311B" w14:textId="7814065E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7FDFD4" w14:textId="33453EE2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BAAE24" w14:textId="028A2BF6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16</w:t>
            </w:r>
          </w:p>
        </w:tc>
      </w:tr>
      <w:tr w:rsidR="00DD0806" w:rsidRPr="003D2805" w14:paraId="7C6F3AAB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A7EB3E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F89713" w14:textId="09C53744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Проверка резервного копирования объектного хранилища оригиналов документов.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C85671" w14:textId="6DE5D656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A92324" w14:textId="255C9FA4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B5D9BF" w14:textId="6D650B40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16</w:t>
            </w:r>
          </w:p>
        </w:tc>
      </w:tr>
      <w:tr w:rsidR="00DD0806" w:rsidRPr="00CA7845" w14:paraId="0E7A2DAF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2A9A7F" w14:textId="77777777" w:rsidR="00DD0806" w:rsidRPr="00CA7845" w:rsidRDefault="00DD0806" w:rsidP="00DD0806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75D506" w14:textId="77777777" w:rsidR="00DD0806" w:rsidRPr="00CA7845" w:rsidRDefault="00DD0806" w:rsidP="00DD0806">
            <w:pPr>
              <w:keepNext/>
              <w:contextualSpacing/>
              <w:rPr>
                <w:bCs w:val="0"/>
                <w:i/>
                <w:iCs w:val="0"/>
                <w:color w:val="auto"/>
                <w:szCs w:val="20"/>
              </w:rPr>
            </w:pPr>
            <w:r w:rsidRPr="00CA7845">
              <w:rPr>
                <w:b/>
                <w:bCs w:val="0"/>
                <w:iCs w:val="0"/>
                <w:color w:val="FFFFFF" w:themeColor="background1"/>
                <w:szCs w:val="20"/>
              </w:rPr>
              <w:t xml:space="preserve">План </w:t>
            </w:r>
            <w:r>
              <w:rPr>
                <w:b/>
                <w:bCs w:val="0"/>
                <w:iCs w:val="0"/>
                <w:color w:val="FFFFFF" w:themeColor="background1"/>
                <w:szCs w:val="20"/>
              </w:rPr>
              <w:t>отката</w:t>
            </w:r>
            <w:r w:rsidRPr="00CA7845">
              <w:rPr>
                <w:bCs w:val="0"/>
                <w:iCs w:val="0"/>
                <w:color w:val="FFFFFF" w:themeColor="background1"/>
                <w:szCs w:val="20"/>
              </w:rPr>
              <w:t xml:space="preserve"> </w:t>
            </w:r>
          </w:p>
        </w:tc>
      </w:tr>
      <w:tr w:rsidR="00DD0806" w:rsidRPr="003D2805" w14:paraId="69AF96D8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3758A3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501252" w14:textId="74A5059D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Отменить настройки, выполненные согласно ПИ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DBBAF8" w14:textId="79D54FC4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(Linux)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A08288" w14:textId="07621C99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015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BC44FD" w14:textId="77777777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</w:tr>
      <w:tr w:rsidR="00DD0806" w:rsidRPr="003D2805" w14:paraId="53049F77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3CE8C0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BA0749" w14:textId="59EFDFF0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Отменить настройки, выполненные согласно ПИ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B646FA" w14:textId="626EE987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АДМ-Москва 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CD94ED" w14:textId="5401DD19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012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D7131A" w14:textId="77777777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</w:tr>
      <w:tr w:rsidR="00DD0806" w:rsidRPr="003D2805" w14:paraId="6FD2DAA0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87E7B9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D18F21" w14:textId="668BE7FD" w:rsidR="00DD0806" w:rsidRPr="00EC48F3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Отменить настройки, выполненные согласно ПИ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3D9113" w14:textId="77777777" w:rsidR="0008565A" w:rsidRDefault="0008565A" w:rsidP="0008565A">
            <w:pPr>
              <w:contextualSpacing/>
              <w:rPr>
                <w:sz w:val="18"/>
              </w:rPr>
            </w:pPr>
            <w:r>
              <w:rPr>
                <w:sz w:val="18"/>
              </w:rPr>
              <w:t>АДМ-Москва (Сеть)</w:t>
            </w:r>
          </w:p>
          <w:p w14:paraId="3FF372A0" w14:textId="77777777" w:rsidR="0008565A" w:rsidRDefault="0008565A" w:rsidP="0008565A">
            <w:pPr>
              <w:contextualSpacing/>
              <w:rPr>
                <w:sz w:val="18"/>
              </w:rPr>
            </w:pPr>
            <w:r>
              <w:rPr>
                <w:sz w:val="18"/>
              </w:rPr>
              <w:t>АДМ-Томск (Сеть)</w:t>
            </w:r>
          </w:p>
          <w:p w14:paraId="79812D1A" w14:textId="182DBBE4" w:rsidR="0008565A" w:rsidDel="006D69A1" w:rsidRDefault="0008565A" w:rsidP="0008565A">
            <w:pPr>
              <w:contextualSpacing/>
              <w:rPr>
                <w:del w:id="11" w:author="Мохов Никита Сергеевич" w:date="2026-09-21T15:12:00Z"/>
                <w:sz w:val="18"/>
              </w:rPr>
            </w:pPr>
            <w:del w:id="12" w:author="Мохов Никита Сергеевич" w:date="2026-09-21T15:12:00Z">
              <w:r w:rsidDel="006D69A1">
                <w:rPr>
                  <w:sz w:val="18"/>
                </w:rPr>
                <w:delText>АДМ-Тобольск (Сеть)</w:delText>
              </w:r>
            </w:del>
          </w:p>
          <w:p w14:paraId="1E6CC68C" w14:textId="6BAC3B80" w:rsidR="00DD0806" w:rsidRPr="0008565A" w:rsidRDefault="0008565A" w:rsidP="0008565A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bCs w:val="0"/>
                <w:iCs w:val="0"/>
                <w:color w:val="auto"/>
                <w:sz w:val="18"/>
                <w:szCs w:val="20"/>
              </w:rPr>
              <w:t>АДМ-Красноярск (Сеть)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09AF5E" w14:textId="2ECFAC51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  <w:r>
              <w:rPr>
                <w:sz w:val="18"/>
              </w:rPr>
              <w:t>020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998010" w14:textId="77777777" w:rsidR="00DD0806" w:rsidRPr="003D2805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  <w:lang w:val="en-US"/>
              </w:rPr>
            </w:pPr>
          </w:p>
        </w:tc>
      </w:tr>
      <w:tr w:rsidR="00DD0806" w:rsidRPr="00CA7845" w14:paraId="64AB6A47" w14:textId="77777777" w:rsidTr="003D2805">
        <w:trPr>
          <w:cantSplit/>
        </w:trPr>
        <w:tc>
          <w:tcPr>
            <w:tcW w:w="17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3ABCE8" w14:textId="77777777" w:rsidR="00DD0806" w:rsidRPr="005E6DF9" w:rsidRDefault="00DD0806" w:rsidP="00DD0806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</w:p>
        </w:tc>
        <w:tc>
          <w:tcPr>
            <w:tcW w:w="4828" w:type="pct"/>
            <w:gridSpan w:val="4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6DBAFE" w14:textId="77777777" w:rsidR="00DD0806" w:rsidRPr="005E6DF9" w:rsidRDefault="00DD0806" w:rsidP="00DD0806">
            <w:pPr>
              <w:keepNext/>
              <w:contextualSpacing/>
              <w:rPr>
                <w:b/>
                <w:bCs w:val="0"/>
                <w:iCs w:val="0"/>
                <w:color w:val="FFFFFF" w:themeColor="background1"/>
                <w:szCs w:val="20"/>
              </w:rPr>
            </w:pPr>
            <w:r w:rsidRPr="005E6DF9">
              <w:rPr>
                <w:b/>
                <w:bCs w:val="0"/>
                <w:iCs w:val="0"/>
                <w:color w:val="FFFFFF" w:themeColor="background1"/>
                <w:szCs w:val="20"/>
              </w:rPr>
              <w:t>План актуализации информации по ИТ-Инфраструктуре</w:t>
            </w:r>
          </w:p>
        </w:tc>
      </w:tr>
      <w:tr w:rsidR="00DD0806" w:rsidRPr="003D2805" w14:paraId="7F301250" w14:textId="77777777" w:rsidTr="00EC48F3">
        <w:trPr>
          <w:cantSplit/>
        </w:trPr>
        <w:tc>
          <w:tcPr>
            <w:tcW w:w="17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1914FD" w14:textId="77777777" w:rsidR="00DD0806" w:rsidRPr="003D2805" w:rsidRDefault="00DD0806" w:rsidP="00DD0806">
            <w:pPr>
              <w:pStyle w:val="ab"/>
              <w:numPr>
                <w:ilvl w:val="0"/>
                <w:numId w:val="3"/>
              </w:numPr>
              <w:ind w:left="0" w:firstLine="0"/>
              <w:rPr>
                <w:b/>
                <w:bCs w:val="0"/>
                <w:i/>
                <w:iCs w:val="0"/>
                <w:color w:val="auto"/>
                <w:sz w:val="18"/>
                <w:szCs w:val="20"/>
              </w:rPr>
            </w:pPr>
          </w:p>
        </w:tc>
        <w:tc>
          <w:tcPr>
            <w:tcW w:w="2840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46F6AB" w14:textId="67825481" w:rsidR="00DD0806" w:rsidRPr="00154D6A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Актуализация информации по ИТ-инфраструктуре (</w:t>
            </w:r>
            <w:r w:rsidR="00E65D7D">
              <w:rPr>
                <w:sz w:val="18"/>
              </w:rPr>
              <w:t>при необходимости</w:t>
            </w:r>
            <w:r>
              <w:rPr>
                <w:sz w:val="18"/>
              </w:rPr>
              <w:t>).</w:t>
            </w:r>
          </w:p>
        </w:tc>
        <w:tc>
          <w:tcPr>
            <w:tcW w:w="9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71BFE8" w14:textId="324F2F64" w:rsidR="00DD0806" w:rsidRPr="0008565A" w:rsidRDefault="00DD0806" w:rsidP="00DD0806">
            <w:pPr>
              <w:contextualSpacing/>
              <w:rPr>
                <w:sz w:val="18"/>
              </w:rPr>
            </w:pPr>
            <w:r>
              <w:rPr>
                <w:sz w:val="18"/>
              </w:rPr>
              <w:t>АДМ-Москва (Linux)</w:t>
            </w:r>
            <w:r w:rsidR="0008565A">
              <w:rPr>
                <w:sz w:val="18"/>
              </w:rPr>
              <w:t>, АДМ-Москва (Сеть)</w:t>
            </w:r>
          </w:p>
        </w:tc>
        <w:tc>
          <w:tcPr>
            <w:tcW w:w="54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DC138D" w14:textId="5850A998" w:rsidR="00DD0806" w:rsidRPr="00154D6A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47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E6F41E" w14:textId="29870C47" w:rsidR="00DD0806" w:rsidRPr="00154D6A" w:rsidRDefault="00DD0806" w:rsidP="00DD0806">
            <w:pPr>
              <w:contextualSpacing/>
              <w:rPr>
                <w:bCs w:val="0"/>
                <w:iCs w:val="0"/>
                <w:color w:val="auto"/>
                <w:sz w:val="18"/>
                <w:szCs w:val="20"/>
              </w:rPr>
            </w:pPr>
            <w:r>
              <w:rPr>
                <w:sz w:val="18"/>
              </w:rPr>
              <w:t>7</w:t>
            </w:r>
          </w:p>
        </w:tc>
      </w:tr>
    </w:tbl>
    <w:p w14:paraId="723B8B15" w14:textId="77777777" w:rsidR="00BC33F6" w:rsidRPr="003D2805" w:rsidRDefault="00BC33F6" w:rsidP="00BC33F6">
      <w:pPr>
        <w:jc w:val="left"/>
        <w:rPr>
          <w:i/>
          <w:sz w:val="18"/>
          <w:szCs w:val="18"/>
        </w:rPr>
      </w:pPr>
      <w:r w:rsidRPr="003D2805">
        <w:rPr>
          <w:i/>
          <w:sz w:val="18"/>
          <w:szCs w:val="18"/>
        </w:rPr>
        <w:t xml:space="preserve">* </w:t>
      </w:r>
      <w:r w:rsidR="007A6D91" w:rsidRPr="003D2805">
        <w:rPr>
          <w:i/>
          <w:sz w:val="18"/>
          <w:szCs w:val="18"/>
        </w:rPr>
        <w:t xml:space="preserve">необходимо использовать наименование групп ответственных в соответствии с названием в </w:t>
      </w:r>
      <w:hyperlink r:id="rId14" w:history="1">
        <w:r w:rsidR="007A6D91" w:rsidRPr="003D2805">
          <w:rPr>
            <w:rStyle w:val="aff3"/>
            <w:i/>
            <w:sz w:val="18"/>
            <w:szCs w:val="18"/>
          </w:rPr>
          <w:t>таблице</w:t>
        </w:r>
      </w:hyperlink>
      <w:r w:rsidR="007A6D91" w:rsidRPr="003D2805">
        <w:rPr>
          <w:i/>
          <w:sz w:val="18"/>
          <w:szCs w:val="18"/>
        </w:rPr>
        <w:t xml:space="preserve"> </w:t>
      </w:r>
    </w:p>
    <w:p w14:paraId="7153A6ED" w14:textId="77777777" w:rsidR="00BC33F6" w:rsidRPr="003D2805" w:rsidRDefault="00797B38" w:rsidP="00BC33F6">
      <w:pPr>
        <w:jc w:val="left"/>
        <w:rPr>
          <w:i/>
          <w:sz w:val="18"/>
          <w:szCs w:val="18"/>
        </w:rPr>
      </w:pPr>
      <w:r w:rsidRPr="003D2805">
        <w:rPr>
          <w:i/>
          <w:sz w:val="18"/>
          <w:szCs w:val="18"/>
        </w:rPr>
        <w:t>** работы</w:t>
      </w:r>
      <w:r w:rsidR="00BC33F6" w:rsidRPr="003D2805">
        <w:rPr>
          <w:i/>
          <w:sz w:val="18"/>
          <w:szCs w:val="18"/>
        </w:rPr>
        <w:t xml:space="preserve"> технически нельзя выполнить до выполнения зависимой задачи</w:t>
      </w:r>
    </w:p>
    <w:p w14:paraId="3137CD81" w14:textId="77777777" w:rsidR="004A76BA" w:rsidRPr="003D2805" w:rsidRDefault="004A76BA" w:rsidP="00BC33F6">
      <w:pPr>
        <w:jc w:val="left"/>
        <w:rPr>
          <w:i/>
          <w:sz w:val="18"/>
          <w:szCs w:val="18"/>
        </w:rPr>
      </w:pPr>
      <w:r w:rsidRPr="003D2805">
        <w:rPr>
          <w:i/>
          <w:sz w:val="18"/>
          <w:szCs w:val="18"/>
        </w:rPr>
        <w:t xml:space="preserve">*** обязательный раздел плана изменения, все решения после реализации изменения </w:t>
      </w:r>
      <w:r w:rsidR="00CB419F" w:rsidRPr="003D2805">
        <w:rPr>
          <w:i/>
          <w:sz w:val="18"/>
          <w:szCs w:val="18"/>
        </w:rPr>
        <w:t>должны</w:t>
      </w:r>
      <w:r w:rsidRPr="003D2805">
        <w:rPr>
          <w:i/>
          <w:sz w:val="18"/>
          <w:szCs w:val="18"/>
        </w:rPr>
        <w:t xml:space="preserve"> быть проверены и протестированы </w:t>
      </w:r>
    </w:p>
    <w:p w14:paraId="44D3ADFF" w14:textId="77777777" w:rsidR="00A840A5" w:rsidRPr="003D2805" w:rsidRDefault="00A840A5" w:rsidP="00BC33F6">
      <w:pPr>
        <w:jc w:val="left"/>
        <w:rPr>
          <w:rFonts w:eastAsiaTheme="majorEastAsia"/>
          <w:i/>
          <w:iCs w:val="0"/>
          <w:color w:val="auto"/>
          <w:kern w:val="28"/>
          <w:sz w:val="18"/>
          <w:szCs w:val="18"/>
        </w:rPr>
      </w:pPr>
      <w:r w:rsidRPr="003D2805">
        <w:rPr>
          <w:i/>
          <w:sz w:val="18"/>
          <w:szCs w:val="18"/>
        </w:rPr>
        <w:br w:type="page"/>
      </w:r>
    </w:p>
    <w:p w14:paraId="07C6EB34" w14:textId="77777777" w:rsidR="00A840A5" w:rsidRPr="00CC352C" w:rsidRDefault="00A840A5" w:rsidP="002332E0">
      <w:pPr>
        <w:pStyle w:val="1"/>
        <w:rPr>
          <w:sz w:val="18"/>
          <w:szCs w:val="18"/>
        </w:rPr>
      </w:pPr>
      <w:r w:rsidRPr="00CC352C">
        <w:rPr>
          <w:rFonts w:eastAsia="Times New Roman"/>
        </w:rPr>
        <w:lastRenderedPageBreak/>
        <w:t>Приложение №</w:t>
      </w:r>
      <w:r w:rsidR="006E292D" w:rsidRPr="00CC352C">
        <w:rPr>
          <w:rFonts w:eastAsia="Times New Roman"/>
        </w:rPr>
        <w:t>2</w:t>
      </w:r>
      <w:r w:rsidRPr="00CC352C">
        <w:rPr>
          <w:rFonts w:eastAsia="Times New Roman"/>
        </w:rPr>
        <w:t xml:space="preserve"> </w:t>
      </w:r>
      <w:proofErr w:type="spellStart"/>
      <w:r w:rsidRPr="00CC352C">
        <w:rPr>
          <w:rFonts w:eastAsia="Times New Roman"/>
        </w:rPr>
        <w:t>Сайзинг</w:t>
      </w:r>
      <w:proofErr w:type="spellEnd"/>
      <w:r w:rsidRPr="00CC352C">
        <w:rPr>
          <w:rFonts w:eastAsia="Times New Roman"/>
        </w:rPr>
        <w:t xml:space="preserve"> серверов</w:t>
      </w:r>
    </w:p>
    <w:p w14:paraId="7539DC04" w14:textId="77777777" w:rsidR="00A840A5" w:rsidRPr="00CC352C" w:rsidRDefault="00A840A5" w:rsidP="003D2805">
      <w:pPr>
        <w:keepNext/>
        <w:rPr>
          <w:i/>
          <w:szCs w:val="20"/>
        </w:rPr>
      </w:pPr>
      <w:proofErr w:type="spellStart"/>
      <w:r w:rsidRPr="00CC352C">
        <w:rPr>
          <w:i/>
          <w:szCs w:val="20"/>
        </w:rPr>
        <w:t>Сайзинг</w:t>
      </w:r>
      <w:proofErr w:type="spellEnd"/>
      <w:r w:rsidRPr="00CC352C">
        <w:rPr>
          <w:i/>
          <w:szCs w:val="20"/>
        </w:rPr>
        <w:t xml:space="preserve"> серверов </w:t>
      </w:r>
    </w:p>
    <w:tbl>
      <w:tblPr>
        <w:tblW w:w="100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560"/>
        <w:gridCol w:w="494"/>
        <w:gridCol w:w="675"/>
        <w:gridCol w:w="1229"/>
        <w:gridCol w:w="1617"/>
        <w:gridCol w:w="486"/>
        <w:gridCol w:w="1647"/>
        <w:gridCol w:w="1444"/>
      </w:tblGrid>
      <w:tr w:rsidR="00A840A5" w:rsidRPr="003D2805" w14:paraId="714C7461" w14:textId="77777777" w:rsidTr="00E51380">
        <w:trPr>
          <w:cantSplit/>
          <w:trHeight w:val="20"/>
          <w:tblHeader/>
        </w:trPr>
        <w:tc>
          <w:tcPr>
            <w:tcW w:w="1036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7BA7326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>Назначение</w:t>
            </w:r>
          </w:p>
        </w:tc>
        <w:tc>
          <w:tcPr>
            <w:tcW w:w="1207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E04FA5" w14:textId="77777777" w:rsidR="003D280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>Имя</w:t>
            </w:r>
          </w:p>
          <w:p w14:paraId="765C5AC9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>сервера</w:t>
            </w:r>
          </w:p>
        </w:tc>
        <w:tc>
          <w:tcPr>
            <w:tcW w:w="555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13B5CC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r w:rsidRPr="003D2805">
              <w:rPr>
                <w:color w:val="FFFFFF" w:themeColor="background1"/>
              </w:rPr>
              <w:t>vCore</w:t>
            </w:r>
            <w:proofErr w:type="spellEnd"/>
          </w:p>
        </w:tc>
        <w:tc>
          <w:tcPr>
            <w:tcW w:w="766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F3238CA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proofErr w:type="gramStart"/>
            <w:r w:rsidRPr="003D2805">
              <w:rPr>
                <w:color w:val="FFFFFF" w:themeColor="background1"/>
              </w:rPr>
              <w:t>RAM,GB</w:t>
            </w:r>
            <w:proofErr w:type="spellEnd"/>
            <w:proofErr w:type="gramEnd"/>
          </w:p>
        </w:tc>
        <w:tc>
          <w:tcPr>
            <w:tcW w:w="1409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4B96384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 xml:space="preserve">Disk </w:t>
            </w:r>
            <w:proofErr w:type="spellStart"/>
            <w:r w:rsidRPr="003D2805">
              <w:rPr>
                <w:color w:val="FFFFFF" w:themeColor="background1"/>
              </w:rPr>
              <w:t>Size</w:t>
            </w:r>
            <w:proofErr w:type="spellEnd"/>
            <w:r w:rsidRPr="003D2805">
              <w:rPr>
                <w:color w:val="FFFFFF" w:themeColor="background1"/>
              </w:rPr>
              <w:t xml:space="preserve">, </w:t>
            </w:r>
            <w:proofErr w:type="spellStart"/>
            <w:r w:rsidRPr="003D2805">
              <w:rPr>
                <w:color w:val="FFFFFF" w:themeColor="background1"/>
              </w:rPr>
              <w:t>GB</w:t>
            </w:r>
            <w:proofErr w:type="spellEnd"/>
          </w:p>
        </w:tc>
        <w:tc>
          <w:tcPr>
            <w:tcW w:w="987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72B9964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>IP-адрес</w:t>
            </w:r>
          </w:p>
        </w:tc>
        <w:tc>
          <w:tcPr>
            <w:tcW w:w="546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EA87463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r w:rsidRPr="003D2805">
              <w:rPr>
                <w:color w:val="FFFFFF" w:themeColor="background1"/>
              </w:rPr>
              <w:t>VLAN</w:t>
            </w:r>
            <w:proofErr w:type="spellEnd"/>
          </w:p>
        </w:tc>
        <w:tc>
          <w:tcPr>
            <w:tcW w:w="1895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F85B263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r w:rsidRPr="003D2805">
              <w:rPr>
                <w:color w:val="FFFFFF" w:themeColor="background1"/>
              </w:rPr>
              <w:t>OS</w:t>
            </w:r>
            <w:proofErr w:type="spellEnd"/>
          </w:p>
        </w:tc>
        <w:tc>
          <w:tcPr>
            <w:tcW w:w="1659" w:type="dxa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7195131" w14:textId="77777777" w:rsidR="00A840A5" w:rsidRP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3D2805">
              <w:rPr>
                <w:color w:val="FFFFFF" w:themeColor="background1"/>
              </w:rPr>
              <w:t>Устанавливаемое ПО / условия развертывания</w:t>
            </w:r>
          </w:p>
        </w:tc>
      </w:tr>
      <w:tr w:rsidR="00AA6A05" w:rsidRPr="00CC352C" w14:paraId="053A38FB" w14:textId="77777777" w:rsidTr="00E51380">
        <w:trPr>
          <w:cantSplit/>
          <w:trHeight w:val="20"/>
        </w:trPr>
        <w:tc>
          <w:tcPr>
            <w:tcW w:w="103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199431" w14:textId="30EA942F" w:rsidR="00AA6A05" w:rsidRPr="00AA6A05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r w:rsidRPr="00AA6A05">
              <w:rPr>
                <w:sz w:val="18"/>
                <w:lang w:val="ru-RU"/>
              </w:rPr>
              <w:t xml:space="preserve">Сервер базы данных платформы «Атлас логистики» (Test)</w:t>
            </w:r>
            <w:r>
              <w:rPr>
                <w:sz w:val="18"/>
              </w:rPr>
              <w:t xml:space="preserve"/>
            </w:r>
            <w:r w:rsidRPr="00AA6A05">
              <w:rPr>
                <w:sz w:val="18"/>
                <w:lang w:val="ru-RU"/>
              </w:rPr>
              <w:t xml:space="preserve"/>
            </w:r>
          </w:p>
        </w:tc>
        <w:tc>
          <w:tcPr>
            <w:tcW w:w="120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56E574" w14:textId="32438FF7" w:rsidR="00AA6A05" w:rsidRPr="003D2805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</w:rPr>
            </w:pPr>
            <w:r>
              <w:rPr>
                <w:sz w:val="18"/>
              </w:rPr>
              <w:t xml:space="preserve">s001tst-atlgs01</w:t>
            </w:r>
          </w:p>
        </w:tc>
        <w:tc>
          <w:tcPr>
            <w:tcW w:w="55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AD8230" w14:textId="64F6B5BE" w:rsidR="00AA6A05" w:rsidRPr="003D2805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6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82668" w14:textId="67A73102" w:rsidR="00AA6A05" w:rsidRPr="003D2805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40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63BC0" w14:textId="4C17C49F" w:rsidR="00AA6A05" w:rsidRPr="00AA6A05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r>
              <w:rPr>
                <w:sz w:val="18"/>
                <w:lang w:val="ru-RU"/>
              </w:rPr>
              <w:t>200</w:t>
            </w:r>
          </w:p>
        </w:tc>
        <w:tc>
          <w:tcPr>
            <w:tcW w:w="98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7EF1AA" w14:textId="0AF2C4DB" w:rsidR="00AA6A05" w:rsidRPr="003D2805" w:rsidRDefault="00693DEF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</w:rPr>
            </w:pPr>
            <w:r w:rsidRPr="00693DEF"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  <w:t>10.2.62.48</w:t>
            </w:r>
          </w:p>
        </w:tc>
        <w:tc>
          <w:tcPr>
            <w:tcW w:w="54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9FA74" w14:textId="5F302C39" w:rsidR="00AA6A05" w:rsidRPr="00693DEF" w:rsidRDefault="00693DEF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r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  <w:t>462</w:t>
            </w:r>
          </w:p>
        </w:tc>
        <w:tc>
          <w:tcPr>
            <w:tcW w:w="189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9E9A4" w14:textId="51F8ADDF" w:rsidR="00AA6A05" w:rsidRPr="003D2805" w:rsidRDefault="00B70368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</w:rPr>
            </w:pPr>
            <w:r w:rsidRPr="00B70368">
              <w:rPr>
                <w:iCs/>
                <w:sz w:val="18"/>
                <w:highlight w:val="yellow"/>
                <w:lang w:val="ru-RU"/>
              </w:rPr>
              <w:t>ОС</w:t>
            </w:r>
            <w:r w:rsidRPr="003E09F9">
              <w:rPr>
                <w:iCs/>
                <w:sz w:val="18"/>
                <w:highlight w:val="yellow"/>
              </w:rPr>
              <w:t xml:space="preserve"> Oracle Linux 9.x latest</w:t>
            </w:r>
          </w:p>
        </w:tc>
        <w:tc>
          <w:tcPr>
            <w:tcW w:w="165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50693" w14:textId="0FF5DBBD" w:rsidR="00206742" w:rsidRPr="00B70368" w:rsidRDefault="003E09F9" w:rsidP="003E09F9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>SIEM, агент DrWeb, агент INITI SOLO, SSH не ниже v2. В случае необходимости подключения в каталогу AD, взаимодействие с AD осуществляется только по протоколу LDAPSАнтивирус; node-exporter. Отдельные тома под данные (/pgdata) и журнал предзаписи (/pgwal). База данных atlas_logistics (кодировка UTF8), владелец — роль consumer_test_atlgs. Аутентификация сервисной УЗ (пароль передаётся инициатору); Требуется возможность расширения vCPU, RAM и дисков без пересоздания ВМ.</w:t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proofErr w:type="spellStart"/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proofErr w:type="spellEnd"/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proofErr w:type="spellStart"/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proofErr w:type="spellEnd"/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proofErr w:type="spellStart"/>
            <w:r w:rsidRPr="00B70368">
              <w:rPr>
                <w:i w:val="0"/>
                <w:iCs/>
                <w:color w:val="000000" w:themeColor="text1"/>
                <w:sz w:val="18"/>
                <w:szCs w:val="20"/>
                <w:highlight w:val="yellow"/>
                <w:lang w:val="ru-RU"/>
              </w:rPr>
              <w:t xml:space="preserve"/>
            </w:r>
            <w:proofErr w:type="spellEnd"/>
            <w:r w:rsidRPr="003E09F9">
              <w:rPr>
                <w:sz w:val="18"/>
                <w:lang w:val="ru-RU"/>
              </w:rPr>
              <w:br/>
            </w:r>
            <w:r w:rsidRPr="003E09F9">
              <w:rPr>
                <w:sz w:val="18"/>
                <w:lang w:val="ru-RU"/>
              </w:rPr>
              <w:br/>
            </w:r>
            <w:del w:id="13" w:author="Чеканушкин Александр Владимирович" w:date="2026-09-10T15:40:00Z">
              <w:r w:rsidR="00AA6A05" w:rsidRPr="00776F5B" w:rsidDel="00DA68B4">
                <w:rPr>
                  <w:strike/>
                  <w:sz w:val="18"/>
                  <w:lang w:val="ru-RU"/>
                </w:rPr>
                <w:delText xml:space="preserve">Сервер вводится в домен </w:delText>
              </w:r>
              <w:r w:rsidR="00AA6A05" w:rsidRPr="00776F5B" w:rsidDel="00DA68B4">
                <w:rPr>
                  <w:strike/>
                  <w:sz w:val="18"/>
                </w:rPr>
                <w:delText>sibur</w:delText>
              </w:r>
              <w:r w:rsidR="00AA6A05" w:rsidRPr="00776F5B" w:rsidDel="00DA68B4">
                <w:rPr>
                  <w:strike/>
                  <w:sz w:val="18"/>
                  <w:lang w:val="ru-RU"/>
                </w:rPr>
                <w:delText>.</w:delText>
              </w:r>
              <w:r w:rsidR="00AA6A05" w:rsidRPr="00776F5B" w:rsidDel="00DA68B4">
                <w:rPr>
                  <w:strike/>
                  <w:sz w:val="18"/>
                </w:rPr>
                <w:delText>local</w:delText>
              </w:r>
              <w:r w:rsidR="00AA6A05" w:rsidRPr="00776F5B" w:rsidDel="00DA68B4">
                <w:rPr>
                  <w:strike/>
                  <w:sz w:val="18"/>
                  <w:lang w:val="ru-RU"/>
                </w:rPr>
                <w:delText>.</w:delText>
              </w:r>
              <w:r w:rsidR="00AA6A05" w:rsidRPr="00AA6A05" w:rsidDel="00DA68B4">
                <w:rPr>
                  <w:sz w:val="18"/>
                  <w:lang w:val="ru-RU"/>
                </w:rPr>
                <w:delText xml:space="preserve"> </w:delText>
              </w:r>
              <w:r w:rsidR="00AA6A05" w:rsidRPr="00776F5B" w:rsidDel="00DA68B4">
                <w:rPr>
                  <w:strike/>
                  <w:sz w:val="18"/>
                </w:rPr>
                <w:delText>PostgreSQL</w:delText>
              </w:r>
              <w:r w:rsidR="00AA6A05" w:rsidRPr="00776F5B" w:rsidDel="00DA68B4">
                <w:rPr>
                  <w:strike/>
                  <w:sz w:val="18"/>
                  <w:lang w:val="ru-RU"/>
                </w:rPr>
                <w:delText xml:space="preserve"> стандартной для контура версии; агент СРК;</w:delText>
              </w:r>
              <w:r w:rsidR="00AA6A05" w:rsidRPr="00AA6A05" w:rsidDel="00DA68B4">
                <w:rPr>
                  <w:sz w:val="18"/>
                  <w:lang w:val="ru-RU"/>
                </w:rPr>
                <w:delText xml:space="preserve"> </w:delText>
              </w:r>
            </w:del>
            <w:ins w:id="14" w:author="Чеканушкин Александр Владимирович" w:date="2026-09-10T15:40:00Z">
              <w:r w:rsidR="00DA68B4">
                <w:rPr>
                  <w:sz w:val="18"/>
                  <w:lang w:val="ru-RU"/>
                </w:rPr>
                <w:t xml:space="preserve"/>
              </w:r>
            </w:ins>
            <w:del w:id="15" w:author="Чеканушкин Александр Владимирович" w:date="2026-09-10T15:40:00Z">
              <w:r w:rsidR="00AA6A05" w:rsidRPr="00AA6A05" w:rsidDel="00DA68B4">
                <w:rPr>
                  <w:sz w:val="18"/>
                  <w:lang w:val="ru-RU"/>
                </w:rPr>
                <w:delText>а</w:delText>
              </w:r>
            </w:del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proofErr w:type="spellStart"/>
            <w:r w:rsidR="00AA6A05">
              <w:rPr>
                <w:sz w:val="18"/>
              </w:rPr>
              <w:t xml:space="preserve"/>
            </w:r>
            <w:proofErr w:type="spellEnd"/>
            <w:r w:rsidR="00AA6A05" w:rsidRPr="00AA6A05">
              <w:rPr>
                <w:sz w:val="18"/>
                <w:lang w:val="ru-RU"/>
              </w:rPr>
              <w:t xml:space="preserve"/>
            </w:r>
            <w:proofErr w:type="spellStart"/>
            <w:r w:rsidR="00AA6A05" w:rsidRPr="00AA6A05">
              <w:rPr>
                <w:sz w:val="18"/>
                <w:lang w:val="ru-RU"/>
              </w:rPr>
              <w:t xml:space="preserve"/>
            </w:r>
            <w:proofErr w:type="spellEnd"/>
            <w:r w:rsidR="00AA6A05" w:rsidRPr="00AA6A05">
              <w:rPr>
                <w:sz w:val="18"/>
                <w:lang w:val="ru-RU"/>
              </w:rPr>
              <w:t xml:space="preserve"/>
            </w:r>
            <w:proofErr w:type="spellStart"/>
            <w:r w:rsidR="00AA6A05">
              <w:rPr>
                <w:sz w:val="18"/>
              </w:rPr>
              <w:t xml:space="preserve"/>
            </w:r>
            <w:proofErr w:type="spellEnd"/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r w:rsidR="007D3EED">
              <w:rPr>
                <w:sz w:val="18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r w:rsidR="007D3EED">
              <w:rPr>
                <w:sz w:val="18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proofErr w:type="spellStart"/>
            <w:r w:rsidR="007D3EED">
              <w:rPr>
                <w:sz w:val="18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7D3EED">
              <w:rPr>
                <w:sz w:val="18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proofErr w:type="spellEnd"/>
            <w:r w:rsidR="00AA6A05" w:rsidRPr="00AA6A05">
              <w:rPr>
                <w:sz w:val="18"/>
                <w:lang w:val="ru-RU"/>
              </w:rPr>
              <w:t xml:space="preserve"/>
            </w:r>
            <w:proofErr w:type="gramStart"/>
            <w:r w:rsidR="00AA6A05" w:rsidRPr="00AA6A05">
              <w:rPr>
                <w:sz w:val="18"/>
                <w:lang w:val="ru-RU"/>
              </w:rPr>
              <w:t xml:space="preserve"/>
            </w:r>
            <w:proofErr w:type="gramEnd"/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  <w:r w:rsidR="00AA6A05">
              <w:rPr>
                <w:sz w:val="18"/>
              </w:rPr>
              <w:t xml:space="preserve"/>
            </w:r>
            <w:r w:rsidR="00AA6A05" w:rsidRPr="00AA6A05">
              <w:rPr>
                <w:sz w:val="18"/>
                <w:lang w:val="ru-RU"/>
              </w:rPr>
              <w:t xml:space="preserve"/>
            </w:r>
          </w:p>
        </w:tc>
      </w:tr>
      <w:tr w:rsidR="00E51380" w:rsidRPr="00CC352C" w14:paraId="6F4BCB51" w14:textId="77777777" w:rsidTr="00E51380">
        <w:trPr>
          <w:cantSplit/>
          <w:trHeight w:val="20"/>
        </w:trPr>
        <w:tc>
          <w:tcPr>
            <w:tcW w:w="103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32570" w14:textId="2B819E18" w:rsidR="00E51380" w:rsidRPr="00AA6A05" w:rsidRDefault="00E51380" w:rsidP="00E51380">
            <w:pPr>
              <w:pStyle w:val="a5"/>
              <w:jc w:val="left"/>
              <w:rPr>
                <w:sz w:val="18"/>
                <w:lang w:val="ru-RU"/>
              </w:rPr>
            </w:pPr>
            <w:r w:rsidRPr="00E458B9">
              <w:rPr>
                <w:rFonts w:cs="Arial"/>
                <w:szCs w:val="20"/>
                <w:highlight w:val="yellow"/>
              </w:rPr>
              <w:t>k8s worker</w:t>
            </w:r>
          </w:p>
        </w:tc>
        <w:tc>
          <w:tcPr>
            <w:tcW w:w="120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7FFF25" w14:textId="15FF580C" w:rsidR="00E51380" w:rsidRDefault="00790C84" w:rsidP="00E51380">
            <w:pPr>
              <w:pStyle w:val="a5"/>
              <w:jc w:val="left"/>
              <w:rPr>
                <w:sz w:val="18"/>
              </w:rPr>
            </w:pPr>
            <w:ins w:id="16" w:author="Чеканушкин Александр Владимирович" w:date="2026-09-22T11:09:00Z">
              <w:r w:rsidRPr="00790C84">
                <w:rPr>
                  <w:iCs/>
                  <w:rPrChange w:id="17" w:author="Чеканушкин Александр Владимирович" w:date="2026-09-22T11:09:00Z">
                    <w:rPr>
                      <w:iCs/>
                      <w:lang w:val="ru-RU"/>
                    </w:rPr>
                  </w:rPrChange>
                </w:rPr>
                <w:t>ms001tst-k8s-</w:t>
              </w:r>
              <w:proofErr w:type="gramStart"/>
              <w:r w:rsidRPr="00790C84">
                <w:rPr>
                  <w:iCs/>
                  <w:rPrChange w:id="18" w:author="Чеканушкин Александр Владимирович" w:date="2026-09-22T11:09:00Z">
                    <w:rPr>
                      <w:iCs/>
                      <w:lang w:val="ru-RU"/>
                    </w:rPr>
                  </w:rPrChange>
                </w:rPr>
                <w:t>w88.sibur.local</w:t>
              </w:r>
            </w:ins>
            <w:proofErr w:type="gramEnd"/>
            <w:del w:id="19" w:author="Чеканушкин Александр Владимирович" w:date="2026-09-22T11:09:00Z">
              <w:r w:rsidR="00000000" w:rsidDel="00790C84">
                <w:fldChar w:fldCharType="begin"/>
              </w:r>
              <w:r w:rsidR="00000000" w:rsidDel="00790C84">
                <w:delInstrText>HYPERLINK "https://s001tst-k8s-w69.sibur.local"</w:delInstrText>
              </w:r>
              <w:r w:rsidR="00000000" w:rsidDel="00790C84">
                <w:fldChar w:fldCharType="separate"/>
              </w:r>
              <w:r w:rsidR="00E51380" w:rsidRPr="00E458B9" w:rsidDel="00790C84">
                <w:rPr>
                  <w:rStyle w:val="aff3"/>
                  <w:rFonts w:cs="Arial"/>
                  <w:iCs/>
                  <w:szCs w:val="20"/>
                  <w:highlight w:val="yellow"/>
                </w:rPr>
                <w:delText>s001tst-k8s-w69.sibur.local</w:delText>
              </w:r>
              <w:r w:rsidR="00000000" w:rsidDel="00790C84">
                <w:rPr>
                  <w:rStyle w:val="aff3"/>
                  <w:rFonts w:cs="Arial"/>
                  <w:iCs/>
                  <w:szCs w:val="20"/>
                  <w:highlight w:val="yellow"/>
                </w:rPr>
                <w:fldChar w:fldCharType="end"/>
              </w:r>
            </w:del>
          </w:p>
        </w:tc>
        <w:tc>
          <w:tcPr>
            <w:tcW w:w="55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6C16E5" w14:textId="1C2266C1" w:rsidR="00E51380" w:rsidRDefault="00E51380" w:rsidP="00E51380">
            <w:pPr>
              <w:pStyle w:val="a5"/>
              <w:jc w:val="left"/>
              <w:rPr>
                <w:sz w:val="18"/>
              </w:rPr>
            </w:pPr>
            <w:r w:rsidRPr="00E458B9">
              <w:rPr>
                <w:rFonts w:cs="Arial"/>
                <w:szCs w:val="20"/>
                <w:highlight w:val="yellow"/>
              </w:rPr>
              <w:t>8</w:t>
            </w:r>
          </w:p>
        </w:tc>
        <w:tc>
          <w:tcPr>
            <w:tcW w:w="76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70A9C" w14:textId="6ECCC2F1" w:rsidR="00E51380" w:rsidRDefault="00E51380" w:rsidP="00E51380">
            <w:pPr>
              <w:pStyle w:val="a5"/>
              <w:jc w:val="left"/>
              <w:rPr>
                <w:sz w:val="18"/>
              </w:rPr>
            </w:pPr>
            <w:r w:rsidRPr="00E458B9">
              <w:rPr>
                <w:rFonts w:cs="Arial"/>
                <w:szCs w:val="20"/>
                <w:highlight w:val="yellow"/>
              </w:rPr>
              <w:t>32</w:t>
            </w:r>
          </w:p>
        </w:tc>
        <w:tc>
          <w:tcPr>
            <w:tcW w:w="140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EDE16" w14:textId="405F86AB" w:rsidR="00E51380" w:rsidRDefault="00E51380" w:rsidP="00E51380">
            <w:pPr>
              <w:pStyle w:val="a5"/>
              <w:jc w:val="left"/>
              <w:rPr>
                <w:sz w:val="18"/>
                <w:lang w:val="ru-RU"/>
              </w:rPr>
            </w:pPr>
            <w:r w:rsidRPr="00E458B9">
              <w:rPr>
                <w:rFonts w:cs="Arial"/>
                <w:szCs w:val="20"/>
                <w:highlight w:val="yellow"/>
              </w:rPr>
              <w:t>/var/lib/containers 200Gb</w:t>
            </w:r>
          </w:p>
        </w:tc>
        <w:tc>
          <w:tcPr>
            <w:tcW w:w="98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3ABC8C" w14:textId="0D78A7D5" w:rsidR="00E51380" w:rsidRPr="00693DEF" w:rsidRDefault="00790C84" w:rsidP="00E51380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ins w:id="20" w:author="Чеканушкин Александр Владимирович" w:date="2026-09-22T11:09:00Z">
              <w:r w:rsidRPr="00790C84">
                <w:rPr>
                  <w:rFonts w:cs="Arial"/>
                  <w:iCs/>
                  <w:szCs w:val="20"/>
                  <w:highlight w:val="yellow"/>
                  <w:lang w:val="ru-RU"/>
                </w:rPr>
                <w:t>10.2.30.188</w:t>
              </w:r>
            </w:ins>
            <w:del w:id="21" w:author="Чеканушкин Александр Владимирович" w:date="2026-09-22T11:09:00Z">
              <w:r w:rsidR="00E51380" w:rsidRPr="00E458B9" w:rsidDel="00790C84">
                <w:rPr>
                  <w:rFonts w:cs="Arial"/>
                  <w:iCs/>
                  <w:szCs w:val="20"/>
                  <w:highlight w:val="yellow"/>
                  <w:lang w:val="ru-RU"/>
                </w:rPr>
                <w:delText>10.2.30.169</w:delText>
              </w:r>
            </w:del>
          </w:p>
        </w:tc>
        <w:tc>
          <w:tcPr>
            <w:tcW w:w="54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0166E" w14:textId="3B37C136" w:rsidR="00E51380" w:rsidRDefault="00E51380" w:rsidP="00E51380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lang w:val="ru-RU"/>
              </w:rPr>
            </w:pPr>
            <w:r w:rsidRPr="00E458B9">
              <w:rPr>
                <w:rFonts w:cs="Arial"/>
                <w:szCs w:val="20"/>
                <w:highlight w:val="yellow"/>
              </w:rPr>
              <w:t>434</w:t>
            </w:r>
          </w:p>
        </w:tc>
        <w:tc>
          <w:tcPr>
            <w:tcW w:w="189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49766B" w14:textId="64FBF607" w:rsidR="00E51380" w:rsidRPr="00B70368" w:rsidRDefault="00E51380" w:rsidP="00E51380">
            <w:pPr>
              <w:pStyle w:val="a5"/>
              <w:jc w:val="left"/>
              <w:rPr>
                <w:iCs/>
                <w:sz w:val="18"/>
                <w:highlight w:val="yellow"/>
                <w:lang w:val="ru-RU"/>
              </w:rPr>
            </w:pPr>
            <w:r w:rsidRPr="00E458B9">
              <w:rPr>
                <w:rFonts w:eastAsia="Times New Roman" w:cs="Arial"/>
                <w:i w:val="0"/>
                <w:iCs/>
                <w:color w:val="000000"/>
                <w:kern w:val="0"/>
                <w:szCs w:val="20"/>
                <w:highlight w:val="yellow"/>
                <w:lang w:val="ru-RU"/>
              </w:rPr>
              <w:t>OEL9_template_for_k8s</w:t>
            </w:r>
          </w:p>
        </w:tc>
        <w:tc>
          <w:tcPr>
            <w:tcW w:w="165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1A5A56" w14:textId="77777777" w:rsidR="00E51380" w:rsidRPr="00E458B9" w:rsidRDefault="00E51380" w:rsidP="00E51380">
            <w:pPr>
              <w:rPr>
                <w:szCs w:val="20"/>
                <w:highlight w:val="yellow"/>
                <w:lang w:val="en-US"/>
              </w:rPr>
            </w:pPr>
            <w:r w:rsidRPr="00E458B9">
              <w:rPr>
                <w:szCs w:val="20"/>
                <w:highlight w:val="yellow"/>
                <w:lang w:val="en-US"/>
              </w:rPr>
              <w:t>w/o swap</w:t>
            </w:r>
          </w:p>
          <w:p w14:paraId="5B086F61" w14:textId="77777777" w:rsidR="00E51380" w:rsidRPr="00E458B9" w:rsidRDefault="00E51380" w:rsidP="00E51380">
            <w:pPr>
              <w:rPr>
                <w:szCs w:val="20"/>
                <w:highlight w:val="yellow"/>
                <w:lang w:val="en-US"/>
              </w:rPr>
            </w:pPr>
            <w:r w:rsidRPr="00E458B9">
              <w:rPr>
                <w:szCs w:val="20"/>
                <w:highlight w:val="yellow"/>
                <w:lang w:val="en-US"/>
              </w:rPr>
              <w:t xml:space="preserve">python, </w:t>
            </w:r>
            <w:proofErr w:type="spellStart"/>
            <w:r w:rsidRPr="00E458B9">
              <w:rPr>
                <w:szCs w:val="20"/>
                <w:highlight w:val="yellow"/>
                <w:lang w:val="en-US"/>
              </w:rPr>
              <w:t>audispd</w:t>
            </w:r>
            <w:proofErr w:type="spellEnd"/>
            <w:r w:rsidRPr="00E458B9">
              <w:rPr>
                <w:szCs w:val="20"/>
                <w:highlight w:val="yellow"/>
                <w:lang w:val="en-US"/>
              </w:rPr>
              <w:t>-plugins,</w:t>
            </w:r>
          </w:p>
          <w:p w14:paraId="6C50B565" w14:textId="6DA5C9C8" w:rsidR="00E51380" w:rsidRPr="00B70368" w:rsidRDefault="00E51380" w:rsidP="00E51380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20"/>
                <w:highlight w:val="yellow"/>
              </w:rPr>
            </w:pPr>
            <w:proofErr w:type="spellStart"/>
            <w:r w:rsidRPr="00E458B9">
              <w:rPr>
                <w:rFonts w:cs="Arial"/>
                <w:szCs w:val="20"/>
                <w:highlight w:val="yellow"/>
              </w:rPr>
              <w:t>Агент</w:t>
            </w:r>
            <w:proofErr w:type="spellEnd"/>
            <w:r w:rsidRPr="00E458B9">
              <w:rPr>
                <w:rFonts w:cs="Arial"/>
                <w:szCs w:val="20"/>
                <w:highlight w:val="yellow"/>
              </w:rPr>
              <w:t xml:space="preserve"> </w:t>
            </w:r>
            <w:proofErr w:type="spellStart"/>
            <w:r w:rsidRPr="00E458B9">
              <w:rPr>
                <w:rFonts w:cs="Arial"/>
                <w:szCs w:val="20"/>
                <w:highlight w:val="yellow"/>
              </w:rPr>
              <w:t>DrWeb</w:t>
            </w:r>
            <w:proofErr w:type="spellEnd"/>
          </w:p>
        </w:tc>
      </w:tr>
      <w:tr w:rsidR="00E51380" w:rsidRPr="00CC352C" w14:paraId="0908B58C" w14:textId="77777777" w:rsidTr="00E51380">
        <w:trPr>
          <w:cantSplit/>
          <w:trHeight w:val="20"/>
        </w:trPr>
        <w:tc>
          <w:tcPr>
            <w:tcW w:w="103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D4B9A" w14:textId="2E295F01" w:rsidR="00E51380" w:rsidRPr="00E458B9" w:rsidRDefault="00E51380" w:rsidP="00E51380">
            <w:pPr>
              <w:pStyle w:val="a5"/>
              <w:jc w:val="left"/>
              <w:rPr>
                <w:rFonts w:cs="Arial"/>
                <w:szCs w:val="20"/>
                <w:highlight w:val="yellow"/>
              </w:rPr>
            </w:pPr>
            <w:r w:rsidRPr="00E458B9">
              <w:rPr>
                <w:rFonts w:cs="Arial"/>
                <w:szCs w:val="20"/>
                <w:highlight w:val="yellow"/>
              </w:rPr>
              <w:lastRenderedPageBreak/>
              <w:t>k8s worker</w:t>
            </w:r>
          </w:p>
        </w:tc>
        <w:tc>
          <w:tcPr>
            <w:tcW w:w="120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FA36E6" w14:textId="77CAD116" w:rsidR="00E51380" w:rsidRDefault="00790C84" w:rsidP="00E51380">
            <w:pPr>
              <w:pStyle w:val="a5"/>
              <w:jc w:val="left"/>
            </w:pPr>
            <w:ins w:id="22" w:author="Чеканушкин Александр Владимирович" w:date="2026-09-22T11:09:00Z">
              <w:r w:rsidRPr="00790C84">
                <w:rPr>
                  <w:iCs/>
                  <w:rPrChange w:id="23" w:author="Чеканушкин Александр Владимирович" w:date="2026-09-22T11:09:00Z">
                    <w:rPr>
                      <w:iCs/>
                      <w:lang w:val="ru-RU"/>
                    </w:rPr>
                  </w:rPrChange>
                </w:rPr>
                <w:t>ms001tst-k8s-</w:t>
              </w:r>
              <w:proofErr w:type="gramStart"/>
              <w:r w:rsidRPr="00790C84">
                <w:rPr>
                  <w:iCs/>
                  <w:rPrChange w:id="24" w:author="Чеканушкин Александр Владимирович" w:date="2026-09-22T11:09:00Z">
                    <w:rPr>
                      <w:iCs/>
                      <w:lang w:val="ru-RU"/>
                    </w:rPr>
                  </w:rPrChange>
                </w:rPr>
                <w:t>w89.sibur.local</w:t>
              </w:r>
            </w:ins>
            <w:proofErr w:type="gramEnd"/>
            <w:del w:id="25" w:author="Чеканушкин Александр Владимирович" w:date="2026-09-22T11:09:00Z">
              <w:r w:rsidR="00000000" w:rsidDel="00790C84">
                <w:fldChar w:fldCharType="begin"/>
              </w:r>
              <w:r w:rsidR="00000000" w:rsidDel="00790C84">
                <w:delInstrText>HYPERLINK "https://s001tst-k8s-w69.sibur.local"</w:delInstrText>
              </w:r>
              <w:r w:rsidR="00000000" w:rsidDel="00790C84">
                <w:fldChar w:fldCharType="separate"/>
              </w:r>
              <w:r w:rsidR="00E51380" w:rsidRPr="00E458B9" w:rsidDel="00790C84">
                <w:rPr>
                  <w:rStyle w:val="aff3"/>
                  <w:rFonts w:cs="Arial"/>
                  <w:iCs/>
                  <w:szCs w:val="20"/>
                  <w:highlight w:val="yellow"/>
                </w:rPr>
                <w:delText>s001tst-k8s-w70.sibur.local</w:delText>
              </w:r>
              <w:r w:rsidR="00000000" w:rsidDel="00790C84">
                <w:rPr>
                  <w:rStyle w:val="aff3"/>
                  <w:rFonts w:cs="Arial"/>
                  <w:iCs/>
                  <w:szCs w:val="20"/>
                  <w:highlight w:val="yellow"/>
                </w:rPr>
                <w:fldChar w:fldCharType="end"/>
              </w:r>
            </w:del>
          </w:p>
        </w:tc>
        <w:tc>
          <w:tcPr>
            <w:tcW w:w="55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18FB3C" w14:textId="02C3493D" w:rsidR="00E51380" w:rsidRPr="00E458B9" w:rsidRDefault="00E51380" w:rsidP="00E51380">
            <w:pPr>
              <w:pStyle w:val="a5"/>
              <w:jc w:val="left"/>
              <w:rPr>
                <w:rFonts w:cs="Arial"/>
                <w:szCs w:val="20"/>
                <w:highlight w:val="yellow"/>
              </w:rPr>
            </w:pPr>
            <w:r w:rsidRPr="00E458B9">
              <w:rPr>
                <w:rFonts w:cs="Arial"/>
                <w:szCs w:val="20"/>
                <w:highlight w:val="yellow"/>
              </w:rPr>
              <w:t>8</w:t>
            </w:r>
          </w:p>
        </w:tc>
        <w:tc>
          <w:tcPr>
            <w:tcW w:w="76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AF2EE" w14:textId="18DD4C14" w:rsidR="00E51380" w:rsidRPr="00E458B9" w:rsidRDefault="00E51380" w:rsidP="00E51380">
            <w:pPr>
              <w:pStyle w:val="a5"/>
              <w:jc w:val="left"/>
              <w:rPr>
                <w:rFonts w:cs="Arial"/>
                <w:szCs w:val="20"/>
                <w:highlight w:val="yellow"/>
              </w:rPr>
            </w:pPr>
            <w:r w:rsidRPr="00E458B9">
              <w:rPr>
                <w:rFonts w:cs="Arial"/>
                <w:szCs w:val="20"/>
                <w:highlight w:val="yellow"/>
              </w:rPr>
              <w:t>32</w:t>
            </w:r>
          </w:p>
        </w:tc>
        <w:tc>
          <w:tcPr>
            <w:tcW w:w="140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F66EE6" w14:textId="7CBC6777" w:rsidR="00E51380" w:rsidRPr="00E458B9" w:rsidRDefault="00E51380" w:rsidP="00E51380">
            <w:pPr>
              <w:pStyle w:val="a5"/>
              <w:jc w:val="left"/>
              <w:rPr>
                <w:rFonts w:cs="Arial"/>
                <w:szCs w:val="20"/>
                <w:highlight w:val="yellow"/>
              </w:rPr>
            </w:pPr>
            <w:r w:rsidRPr="00E458B9">
              <w:rPr>
                <w:rFonts w:cs="Arial"/>
                <w:szCs w:val="20"/>
                <w:highlight w:val="yellow"/>
              </w:rPr>
              <w:t>/var/lib/containers 200Gb</w:t>
            </w:r>
          </w:p>
        </w:tc>
        <w:tc>
          <w:tcPr>
            <w:tcW w:w="987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09509C" w14:textId="03A7E8A6" w:rsidR="00E51380" w:rsidRPr="00E458B9" w:rsidRDefault="00790C84" w:rsidP="00E51380">
            <w:pPr>
              <w:pStyle w:val="a5"/>
              <w:jc w:val="left"/>
              <w:rPr>
                <w:rFonts w:cs="Arial"/>
                <w:iCs/>
                <w:szCs w:val="20"/>
                <w:highlight w:val="yellow"/>
                <w:lang w:val="ru-RU"/>
              </w:rPr>
            </w:pPr>
            <w:ins w:id="26" w:author="Чеканушкин Александр Владимирович" w:date="2026-09-22T11:09:00Z">
              <w:r w:rsidRPr="00790C84">
                <w:rPr>
                  <w:rFonts w:cs="Arial"/>
                  <w:iCs/>
                  <w:szCs w:val="20"/>
                  <w:highlight w:val="yellow"/>
                  <w:lang w:val="ru-RU"/>
                </w:rPr>
                <w:t>10.2.30.189</w:t>
              </w:r>
            </w:ins>
            <w:del w:id="27" w:author="Чеканушкин Александр Владимирович" w:date="2026-09-22T11:09:00Z">
              <w:r w:rsidR="00E51380" w:rsidRPr="00E458B9" w:rsidDel="00790C84">
                <w:rPr>
                  <w:rFonts w:cs="Arial"/>
                  <w:iCs/>
                  <w:szCs w:val="20"/>
                  <w:highlight w:val="yellow"/>
                  <w:lang w:val="ru-RU"/>
                </w:rPr>
                <w:delText>10.2.30.1</w:delText>
              </w:r>
              <w:r w:rsidR="00E51380" w:rsidRPr="00E458B9" w:rsidDel="00790C84">
                <w:rPr>
                  <w:rFonts w:cs="Arial"/>
                  <w:iCs/>
                  <w:szCs w:val="20"/>
                  <w:highlight w:val="yellow"/>
                </w:rPr>
                <w:delText>70</w:delText>
              </w:r>
            </w:del>
          </w:p>
        </w:tc>
        <w:tc>
          <w:tcPr>
            <w:tcW w:w="546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64F76" w14:textId="6BC99E58" w:rsidR="00E51380" w:rsidRPr="00E458B9" w:rsidRDefault="00E51380" w:rsidP="00E51380">
            <w:pPr>
              <w:pStyle w:val="a5"/>
              <w:jc w:val="left"/>
              <w:rPr>
                <w:rFonts w:cs="Arial"/>
                <w:szCs w:val="20"/>
                <w:highlight w:val="yellow"/>
              </w:rPr>
            </w:pPr>
            <w:r w:rsidRPr="00E458B9">
              <w:rPr>
                <w:rFonts w:cs="Arial"/>
                <w:szCs w:val="20"/>
                <w:highlight w:val="yellow"/>
              </w:rPr>
              <w:t>434</w:t>
            </w:r>
          </w:p>
        </w:tc>
        <w:tc>
          <w:tcPr>
            <w:tcW w:w="189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030CBA" w14:textId="30CC7488" w:rsidR="00E51380" w:rsidRPr="00E458B9" w:rsidRDefault="00E51380" w:rsidP="00E51380">
            <w:pPr>
              <w:pStyle w:val="a5"/>
              <w:jc w:val="left"/>
              <w:rPr>
                <w:rFonts w:eastAsia="Times New Roman" w:cs="Arial"/>
                <w:i w:val="0"/>
                <w:iCs/>
                <w:color w:val="000000"/>
                <w:kern w:val="0"/>
                <w:szCs w:val="20"/>
                <w:highlight w:val="yellow"/>
                <w:lang w:val="ru-RU"/>
              </w:rPr>
            </w:pPr>
            <w:r w:rsidRPr="00E458B9">
              <w:rPr>
                <w:szCs w:val="20"/>
                <w:highlight w:val="yellow"/>
              </w:rPr>
              <w:t>OEL9_template_for_k8s</w:t>
            </w:r>
          </w:p>
        </w:tc>
        <w:tc>
          <w:tcPr>
            <w:tcW w:w="165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F41E0" w14:textId="77777777" w:rsidR="00E51380" w:rsidRPr="00E458B9" w:rsidRDefault="00E51380" w:rsidP="00E51380">
            <w:pPr>
              <w:rPr>
                <w:szCs w:val="20"/>
                <w:highlight w:val="yellow"/>
                <w:lang w:val="en-US"/>
              </w:rPr>
            </w:pPr>
            <w:r w:rsidRPr="00E458B9">
              <w:rPr>
                <w:szCs w:val="20"/>
                <w:highlight w:val="yellow"/>
                <w:lang w:val="en-US"/>
              </w:rPr>
              <w:t>w/o swap</w:t>
            </w:r>
          </w:p>
          <w:p w14:paraId="2EAEF841" w14:textId="77777777" w:rsidR="00E51380" w:rsidRPr="00E458B9" w:rsidRDefault="00E51380" w:rsidP="00E51380">
            <w:pPr>
              <w:rPr>
                <w:szCs w:val="20"/>
                <w:highlight w:val="yellow"/>
                <w:lang w:val="en-US"/>
              </w:rPr>
            </w:pPr>
            <w:r w:rsidRPr="00E458B9">
              <w:rPr>
                <w:szCs w:val="20"/>
                <w:highlight w:val="yellow"/>
                <w:lang w:val="en-US"/>
              </w:rPr>
              <w:t xml:space="preserve">python, </w:t>
            </w:r>
            <w:proofErr w:type="spellStart"/>
            <w:r w:rsidRPr="00E458B9">
              <w:rPr>
                <w:szCs w:val="20"/>
                <w:highlight w:val="yellow"/>
                <w:lang w:val="en-US"/>
              </w:rPr>
              <w:t>audispd</w:t>
            </w:r>
            <w:proofErr w:type="spellEnd"/>
            <w:r w:rsidRPr="00E458B9">
              <w:rPr>
                <w:szCs w:val="20"/>
                <w:highlight w:val="yellow"/>
                <w:lang w:val="en-US"/>
              </w:rPr>
              <w:t>-plugins,</w:t>
            </w:r>
          </w:p>
          <w:p w14:paraId="2B0C1184" w14:textId="276F6F2D" w:rsidR="00E51380" w:rsidRPr="00E458B9" w:rsidRDefault="00E51380" w:rsidP="00E51380">
            <w:pPr>
              <w:rPr>
                <w:szCs w:val="20"/>
                <w:highlight w:val="yellow"/>
                <w:lang w:val="en-US"/>
              </w:rPr>
            </w:pPr>
            <w:proofErr w:type="spellStart"/>
            <w:r w:rsidRPr="00E458B9">
              <w:rPr>
                <w:szCs w:val="20"/>
                <w:highlight w:val="yellow"/>
                <w:lang w:val="en-US"/>
              </w:rPr>
              <w:t>Агент</w:t>
            </w:r>
            <w:proofErr w:type="spellEnd"/>
            <w:r w:rsidRPr="00E458B9">
              <w:rPr>
                <w:szCs w:val="20"/>
                <w:highlight w:val="yellow"/>
                <w:lang w:val="en-US"/>
              </w:rPr>
              <w:t xml:space="preserve"> </w:t>
            </w:r>
            <w:proofErr w:type="spellStart"/>
            <w:r w:rsidRPr="00E458B9">
              <w:rPr>
                <w:szCs w:val="20"/>
                <w:highlight w:val="yellow"/>
                <w:lang w:val="en-US"/>
              </w:rPr>
              <w:t>DrWeb</w:t>
            </w:r>
            <w:proofErr w:type="spellEnd"/>
          </w:p>
        </w:tc>
      </w:tr>
    </w:tbl>
    <w:p w14:paraId="22A8F8CC" w14:textId="77777777" w:rsidR="00E51380" w:rsidRPr="00E458B9" w:rsidRDefault="00000000" w:rsidP="00E51380">
      <w:pPr>
        <w:rPr>
          <w:b/>
          <w:i/>
          <w:color w:val="FF0000"/>
          <w:sz w:val="18"/>
          <w:szCs w:val="18"/>
          <w:u w:val="single"/>
        </w:rPr>
      </w:pPr>
      <w:hyperlink r:id="rId15" w:history="1">
        <w:r w:rsidR="00E51380" w:rsidRPr="00E458B9">
          <w:rPr>
            <w:rStyle w:val="aff3"/>
            <w:b/>
            <w:i/>
            <w:sz w:val="18"/>
            <w:szCs w:val="18"/>
          </w:rPr>
          <w:t xml:space="preserve">Атлас логистики: тестовая среда - Jira</w:t>
        </w:r>
        <w:proofErr w:type="spellStart"/>
        <w:r w:rsidR="00E51380" w:rsidRPr="00E458B9">
          <w:rPr>
            <w:rStyle w:val="aff3"/>
            <w:b/>
            <w:i/>
            <w:sz w:val="18"/>
            <w:szCs w:val="18"/>
          </w:rPr>
          <w:t xml:space="preserve"/>
        </w:r>
        <w:proofErr w:type="spellEnd"/>
      </w:hyperlink>
    </w:p>
    <w:p w14:paraId="5ACBEE0B" w14:textId="5A1EEEE7" w:rsidR="004E0893" w:rsidRPr="003D2805" w:rsidRDefault="001E5BBE" w:rsidP="00671CFF">
      <w:pPr>
        <w:rPr>
          <w:b/>
          <w:i/>
          <w:color w:val="FF0000"/>
          <w:sz w:val="18"/>
          <w:szCs w:val="18"/>
          <w:u w:val="single"/>
        </w:rPr>
      </w:pPr>
      <w:r w:rsidRPr="003D2805">
        <w:rPr>
          <w:b/>
          <w:i/>
          <w:color w:val="FF0000"/>
          <w:sz w:val="18"/>
          <w:szCs w:val="18"/>
          <w:u w:val="single"/>
        </w:rPr>
        <w:t>О</w:t>
      </w:r>
      <w:r w:rsidR="005E29A2" w:rsidRPr="003D2805">
        <w:rPr>
          <w:b/>
          <w:i/>
          <w:color w:val="FF0000"/>
          <w:sz w:val="18"/>
          <w:szCs w:val="18"/>
          <w:u w:val="single"/>
        </w:rPr>
        <w:t xml:space="preserve">бязательно указываем ссылку на задачу в </w:t>
      </w:r>
      <w:proofErr w:type="spellStart"/>
      <w:r w:rsidR="005E29A2" w:rsidRPr="003D2805">
        <w:rPr>
          <w:b/>
          <w:i/>
          <w:color w:val="FF0000"/>
          <w:sz w:val="18"/>
          <w:szCs w:val="18"/>
          <w:u w:val="single"/>
        </w:rPr>
        <w:t>Jira</w:t>
      </w:r>
      <w:proofErr w:type="spellEnd"/>
      <w:r w:rsidR="005E29A2" w:rsidRPr="003D2805">
        <w:rPr>
          <w:b/>
          <w:i/>
          <w:color w:val="FF0000"/>
          <w:sz w:val="18"/>
          <w:szCs w:val="18"/>
          <w:u w:val="single"/>
        </w:rPr>
        <w:t xml:space="preserve"> на выделение</w:t>
      </w:r>
      <w:r w:rsidR="00435271" w:rsidRPr="003D2805">
        <w:rPr>
          <w:b/>
          <w:i/>
          <w:color w:val="FF0000"/>
          <w:sz w:val="18"/>
          <w:szCs w:val="18"/>
          <w:u w:val="single"/>
        </w:rPr>
        <w:t xml:space="preserve"> виртуальных ресурсов</w:t>
      </w:r>
      <w:r w:rsidR="005E29A2" w:rsidRPr="003D2805">
        <w:rPr>
          <w:b/>
          <w:i/>
          <w:color w:val="FF0000"/>
          <w:sz w:val="18"/>
          <w:szCs w:val="18"/>
          <w:u w:val="single"/>
        </w:rPr>
        <w:t xml:space="preserve">. </w:t>
      </w:r>
    </w:p>
    <w:p w14:paraId="054394B2" w14:textId="6F99CEEB" w:rsidR="00435271" w:rsidRDefault="0018030B" w:rsidP="0018030B">
      <w:pPr>
        <w:rPr>
          <w:i/>
          <w:sz w:val="18"/>
          <w:szCs w:val="18"/>
        </w:rPr>
      </w:pPr>
      <w:r w:rsidRPr="0018030B">
        <w:rPr>
          <w:i/>
          <w:sz w:val="18"/>
          <w:szCs w:val="18"/>
        </w:rPr>
        <w:t>Для выделения виртуальных ресурсов на в КЦ и на всех предприятиях: «</w:t>
      </w:r>
      <w:hyperlink r:id="rId16" w:history="1">
        <w:r w:rsidRPr="0018030B">
          <w:rPr>
            <w:rStyle w:val="aff3"/>
            <w:i/>
            <w:sz w:val="18"/>
            <w:szCs w:val="18"/>
          </w:rPr>
          <w:t>Запрос на выделение ВР КЦ</w:t>
        </w:r>
      </w:hyperlink>
      <w:r w:rsidRPr="0018030B">
        <w:rPr>
          <w:i/>
          <w:sz w:val="18"/>
          <w:szCs w:val="18"/>
        </w:rPr>
        <w:t>»</w:t>
      </w:r>
    </w:p>
    <w:p w14:paraId="0CAC318E" w14:textId="77777777" w:rsidR="008E7919" w:rsidRPr="008E7919" w:rsidRDefault="008E7919" w:rsidP="008E7919">
      <w:pPr>
        <w:rPr>
          <w:i/>
          <w:sz w:val="18"/>
          <w:szCs w:val="18"/>
        </w:rPr>
      </w:pPr>
      <w:r>
        <w:rPr>
          <w:i/>
          <w:sz w:val="18"/>
          <w:szCs w:val="18"/>
        </w:rPr>
        <w:t>И</w:t>
      </w:r>
      <w:r w:rsidRPr="008E7919">
        <w:rPr>
          <w:i/>
          <w:sz w:val="18"/>
          <w:szCs w:val="18"/>
        </w:rPr>
        <w:t xml:space="preserve">мена </w:t>
      </w:r>
      <w:r>
        <w:rPr>
          <w:i/>
          <w:sz w:val="18"/>
          <w:szCs w:val="18"/>
        </w:rPr>
        <w:t>серверов</w:t>
      </w:r>
      <w:r w:rsidRPr="008E7919">
        <w:rPr>
          <w:i/>
          <w:sz w:val="18"/>
          <w:szCs w:val="18"/>
        </w:rPr>
        <w:t xml:space="preserve"> </w:t>
      </w:r>
      <w:r w:rsidR="00517473">
        <w:rPr>
          <w:i/>
          <w:sz w:val="18"/>
          <w:szCs w:val="18"/>
        </w:rPr>
        <w:t>должны соответствовать</w:t>
      </w:r>
      <w:r w:rsidRPr="008E7919">
        <w:rPr>
          <w:i/>
          <w:sz w:val="18"/>
          <w:szCs w:val="18"/>
        </w:rPr>
        <w:t xml:space="preserve"> </w:t>
      </w:r>
      <w:hyperlink r:id="rId17" w:history="1">
        <w:r w:rsidRPr="008E7919">
          <w:rPr>
            <w:rStyle w:val="aff3"/>
            <w:i/>
            <w:sz w:val="18"/>
            <w:szCs w:val="18"/>
          </w:rPr>
          <w:t>Единой системе наименования объектов</w:t>
        </w:r>
      </w:hyperlink>
      <w:r w:rsidRPr="008E7919">
        <w:rPr>
          <w:i/>
          <w:sz w:val="18"/>
          <w:szCs w:val="18"/>
        </w:rPr>
        <w:t>, включая регистр букв</w:t>
      </w:r>
      <w:r>
        <w:rPr>
          <w:i/>
          <w:sz w:val="18"/>
          <w:szCs w:val="18"/>
        </w:rPr>
        <w:t>, количество символов не должно превышать 15</w:t>
      </w:r>
      <w:r w:rsidRPr="008E7919">
        <w:rPr>
          <w:i/>
          <w:sz w:val="18"/>
          <w:szCs w:val="18"/>
        </w:rPr>
        <w:t>.</w:t>
      </w:r>
    </w:p>
    <w:p w14:paraId="44F5D39A" w14:textId="77777777" w:rsidR="003D2805" w:rsidRPr="00464420" w:rsidRDefault="003D2805" w:rsidP="00671CFF"/>
    <w:p w14:paraId="25C38B92" w14:textId="77777777" w:rsidR="00A840A5" w:rsidRPr="00464420" w:rsidRDefault="00A840A5" w:rsidP="002332E0">
      <w:pPr>
        <w:pStyle w:val="1"/>
        <w:rPr>
          <w:i/>
        </w:rPr>
      </w:pPr>
      <w:r w:rsidRPr="00464420">
        <w:t>Приложение №</w:t>
      </w:r>
      <w:r w:rsidR="006E292D" w:rsidRPr="00464420">
        <w:t>3</w:t>
      </w:r>
      <w:r w:rsidRPr="00464420">
        <w:t xml:space="preserve"> Управление </w:t>
      </w:r>
      <w:proofErr w:type="spellStart"/>
      <w:r w:rsidRPr="00CC352C">
        <w:t>DNS</w:t>
      </w:r>
      <w:proofErr w:type="spellEnd"/>
      <w:r w:rsidRPr="00464420">
        <w:t xml:space="preserve"> записями</w:t>
      </w:r>
    </w:p>
    <w:p w14:paraId="59CE2499" w14:textId="77777777" w:rsidR="00A840A5" w:rsidRPr="00CC352C" w:rsidRDefault="00A840A5" w:rsidP="003D2805">
      <w:pPr>
        <w:keepNext/>
        <w:rPr>
          <w:i/>
        </w:rPr>
      </w:pPr>
      <w:proofErr w:type="spellStart"/>
      <w:r w:rsidRPr="00CC352C">
        <w:rPr>
          <w:i/>
        </w:rPr>
        <w:t>DNS</w:t>
      </w:r>
      <w:proofErr w:type="spellEnd"/>
      <w:r w:rsidRPr="00CC352C">
        <w:rPr>
          <w:i/>
        </w:rPr>
        <w:t xml:space="preserve"> записи</w:t>
      </w:r>
      <w:r w:rsidR="003D2805">
        <w:rPr>
          <w:i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525"/>
        <w:gridCol w:w="2611"/>
        <w:gridCol w:w="3537"/>
      </w:tblGrid>
      <w:tr w:rsidR="00A840A5" w:rsidRPr="003D2805" w14:paraId="52DD535A" w14:textId="77777777" w:rsidTr="00693DEF">
        <w:trPr>
          <w:cantSplit/>
          <w:tblHeader/>
        </w:trPr>
        <w:tc>
          <w:tcPr>
            <w:tcW w:w="1184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45EE323" w14:textId="77777777" w:rsidR="00A840A5" w:rsidRPr="00CC352C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C352C">
              <w:rPr>
                <w:color w:val="FFFFFF" w:themeColor="background1"/>
              </w:rPr>
              <w:t>Зона</w:t>
            </w:r>
          </w:p>
        </w:tc>
        <w:tc>
          <w:tcPr>
            <w:tcW w:w="758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73CA296" w14:textId="77777777" w:rsidR="003D280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C352C">
              <w:rPr>
                <w:color w:val="FFFFFF" w:themeColor="background1"/>
              </w:rPr>
              <w:t xml:space="preserve">Тип </w:t>
            </w:r>
          </w:p>
          <w:p w14:paraId="4C362B69" w14:textId="77777777" w:rsidR="00A840A5" w:rsidRPr="00CC352C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C352C">
              <w:rPr>
                <w:color w:val="FFFFFF" w:themeColor="background1"/>
              </w:rPr>
              <w:t>записи</w:t>
            </w:r>
          </w:p>
        </w:tc>
        <w:tc>
          <w:tcPr>
            <w:tcW w:w="1298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52C2998" w14:textId="77777777" w:rsidR="00A840A5" w:rsidRPr="00CC352C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C352C">
              <w:rPr>
                <w:color w:val="FFFFFF" w:themeColor="background1"/>
              </w:rPr>
              <w:t>Имя</w:t>
            </w:r>
          </w:p>
        </w:tc>
        <w:tc>
          <w:tcPr>
            <w:tcW w:w="1759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A448CE1" w14:textId="77777777" w:rsidR="00A840A5" w:rsidRPr="00CC352C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C352C">
              <w:rPr>
                <w:color w:val="FFFFFF" w:themeColor="background1"/>
              </w:rPr>
              <w:t>Значение</w:t>
            </w:r>
          </w:p>
        </w:tc>
      </w:tr>
      <w:tr w:rsidR="00AA6A05" w:rsidRPr="003D2805" w14:paraId="439B9DC4" w14:textId="77777777" w:rsidTr="00693DEF">
        <w:trPr>
          <w:cantSplit/>
        </w:trPr>
        <w:tc>
          <w:tcPr>
            <w:tcW w:w="1184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FD385B4" w14:textId="6C23C656" w:rsidR="00AA6A05" w:rsidRPr="003D2805" w:rsidRDefault="00AA6A05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Внутренняя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sibur.local</w:t>
            </w:r>
            <w:proofErr w:type="spellEnd"/>
            <w:proofErr w:type="gramEnd"/>
          </w:p>
        </w:tc>
        <w:tc>
          <w:tcPr>
            <w:tcW w:w="758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0BD1458" w14:textId="22FB0B66" w:rsidR="00AA6A05" w:rsidRPr="003D2805" w:rsidRDefault="00AA6A05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r>
              <w:rPr>
                <w:sz w:val="18"/>
              </w:rPr>
              <w:t>A</w:t>
            </w:r>
            <w:r w:rsidR="005C15C7" w:rsidRPr="005C15C7">
              <w:rPr>
                <w:sz w:val="18"/>
                <w:highlight w:val="yellow"/>
              </w:rPr>
              <w:t>, PTR</w:t>
            </w:r>
          </w:p>
        </w:tc>
        <w:tc>
          <w:tcPr>
            <w:tcW w:w="1298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C25886" w14:textId="56B55193" w:rsidR="00AA6A05" w:rsidRPr="003D2805" w:rsidRDefault="00AA6A05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sz w:val="18"/>
              </w:rPr>
              <w:t xml:space="preserve">atlas-logistics.tst.k8s.sibur.local</w:t>
            </w:r>
            <w:proofErr w:type="gramEnd"/>
          </w:p>
        </w:tc>
        <w:tc>
          <w:tcPr>
            <w:tcW w:w="1759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ACADD61" w14:textId="05074F12" w:rsidR="00AA6A05" w:rsidRPr="003D2805" w:rsidRDefault="00AA6A05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r>
              <w:rPr>
                <w:sz w:val="18"/>
              </w:rPr>
              <w:t>10.2.30.10 (</w:t>
            </w:r>
            <w:proofErr w:type="spellStart"/>
            <w:r>
              <w:rPr>
                <w:sz w:val="18"/>
              </w:rPr>
              <w:t>балансировщик</w:t>
            </w:r>
            <w:proofErr w:type="spellEnd"/>
            <w:r>
              <w:rPr>
                <w:sz w:val="18"/>
              </w:rPr>
              <w:t xml:space="preserve"> Test)</w:t>
            </w:r>
          </w:p>
        </w:tc>
      </w:tr>
      <w:tr w:rsidR="00693DEF" w:rsidRPr="003D2805" w14:paraId="4C250864" w14:textId="77777777" w:rsidTr="00693DEF">
        <w:trPr>
          <w:cantSplit/>
        </w:trPr>
        <w:tc>
          <w:tcPr>
            <w:tcW w:w="1184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40045A4" w14:textId="047110C7" w:rsidR="00693DEF" w:rsidRPr="003D2805" w:rsidRDefault="00693DEF" w:rsidP="00693DEF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Внутренняя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sibur.local</w:t>
            </w:r>
            <w:proofErr w:type="spellEnd"/>
            <w:proofErr w:type="gramEnd"/>
          </w:p>
        </w:tc>
        <w:tc>
          <w:tcPr>
            <w:tcW w:w="758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97C6B76" w14:textId="3ED3A619" w:rsidR="00693DEF" w:rsidRPr="003D2805" w:rsidRDefault="00693DEF" w:rsidP="00693DEF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r>
              <w:rPr>
                <w:sz w:val="18"/>
              </w:rPr>
              <w:t>A</w:t>
            </w:r>
            <w:r w:rsidRPr="005C15C7">
              <w:rPr>
                <w:sz w:val="18"/>
                <w:highlight w:val="yellow"/>
              </w:rPr>
              <w:t>, PTR</w:t>
            </w:r>
          </w:p>
        </w:tc>
        <w:tc>
          <w:tcPr>
            <w:tcW w:w="1298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336144" w14:textId="2DD3A50B" w:rsidR="00693DEF" w:rsidRPr="003D2805" w:rsidRDefault="00693DEF" w:rsidP="00693DEF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r>
              <w:rPr>
                <w:sz w:val="18"/>
              </w:rPr>
              <w:t xml:space="preserve">s001tst-atlgs01.sibur.local</w:t>
            </w:r>
            <w:proofErr w:type="gramStart"/>
            <w:r>
              <w:rPr>
                <w:sz w:val="18"/>
              </w:rPr>
              <w:t xml:space="preserve"/>
            </w:r>
            <w:proofErr w:type="gramEnd"/>
          </w:p>
        </w:tc>
        <w:tc>
          <w:tcPr>
            <w:tcW w:w="1759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F27278C" w14:textId="43C1BFDC" w:rsidR="00693DEF" w:rsidRPr="00693DEF" w:rsidRDefault="00693DEF" w:rsidP="00693DEF">
            <w:pPr>
              <w:pStyle w:val="a5"/>
              <w:jc w:val="left"/>
              <w:rPr>
                <w:rFonts w:cs="Arial"/>
                <w:color w:val="000000" w:themeColor="text1"/>
                <w:sz w:val="18"/>
                <w:szCs w:val="18"/>
              </w:rPr>
            </w:pPr>
            <w:r w:rsidRPr="00693DEF">
              <w:rPr>
                <w:color w:val="000000" w:themeColor="text1"/>
                <w:sz w:val="18"/>
                <w:szCs w:val="20"/>
                <w:lang w:val="ru-RU"/>
              </w:rPr>
              <w:t>10.2.62.48</w:t>
            </w:r>
          </w:p>
        </w:tc>
      </w:tr>
    </w:tbl>
    <w:p w14:paraId="34FDC58D" w14:textId="77777777" w:rsidR="00A840A5" w:rsidRDefault="00A840A5" w:rsidP="00A840A5"/>
    <w:p w14:paraId="06907F54" w14:textId="77777777" w:rsidR="003D2805" w:rsidRDefault="003D2805" w:rsidP="00A840A5"/>
    <w:p w14:paraId="70716978" w14:textId="77777777" w:rsidR="00A840A5" w:rsidRPr="00502244" w:rsidRDefault="006E292D" w:rsidP="002332E0">
      <w:pPr>
        <w:pStyle w:val="1"/>
        <w:rPr>
          <w:i/>
        </w:rPr>
      </w:pPr>
      <w:r w:rsidRPr="00502244">
        <w:t>Приложение №4</w:t>
      </w:r>
      <w:r w:rsidR="00A840A5" w:rsidRPr="00502244">
        <w:t xml:space="preserve"> УЗ и группы</w:t>
      </w:r>
    </w:p>
    <w:p w14:paraId="49E80406" w14:textId="77777777" w:rsidR="002B036B" w:rsidRPr="00CA7845" w:rsidRDefault="002B036B" w:rsidP="003D2805">
      <w:pPr>
        <w:keepNext/>
        <w:rPr>
          <w:i/>
        </w:rPr>
      </w:pPr>
      <w:r w:rsidRPr="00CA7845">
        <w:rPr>
          <w:i/>
        </w:rPr>
        <w:t>Перечень локальных УЗ</w:t>
      </w:r>
      <w:r>
        <w:rPr>
          <w:i/>
        </w:rPr>
        <w:t>, СУЗ</w:t>
      </w:r>
      <w:r w:rsidRPr="00CA7845">
        <w:rPr>
          <w:i/>
        </w:rPr>
        <w:t xml:space="preserve"> и групп: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2956"/>
        <w:gridCol w:w="1991"/>
        <w:gridCol w:w="1991"/>
        <w:gridCol w:w="867"/>
        <w:gridCol w:w="1864"/>
      </w:tblGrid>
      <w:tr w:rsidR="005E11AC" w:rsidRPr="003D2805" w14:paraId="1F567F48" w14:textId="77777777" w:rsidTr="007D3EED">
        <w:trPr>
          <w:cantSplit/>
          <w:tblHeader/>
        </w:trPr>
        <w:tc>
          <w:tcPr>
            <w:tcW w:w="19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4EF3584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№</w:t>
            </w:r>
          </w:p>
        </w:tc>
        <w:tc>
          <w:tcPr>
            <w:tcW w:w="1470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47E4F2E7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Имя</w:t>
            </w:r>
          </w:p>
        </w:tc>
        <w:tc>
          <w:tcPr>
            <w:tcW w:w="990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35475B9D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Права</w:t>
            </w:r>
          </w:p>
        </w:tc>
        <w:tc>
          <w:tcPr>
            <w:tcW w:w="990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0D926BC2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Описание</w:t>
            </w:r>
          </w:p>
        </w:tc>
        <w:tc>
          <w:tcPr>
            <w:tcW w:w="43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453C9D29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Сервер</w:t>
            </w:r>
          </w:p>
        </w:tc>
        <w:tc>
          <w:tcPr>
            <w:tcW w:w="927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16603C3" w14:textId="77777777" w:rsidR="003D280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ФИО владельца/</w:t>
            </w:r>
          </w:p>
          <w:p w14:paraId="01AB2FD4" w14:textId="77777777" w:rsidR="005E11AC" w:rsidRPr="00CA7845" w:rsidRDefault="005E11AC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ответственного за ресурс</w:t>
            </w:r>
          </w:p>
        </w:tc>
      </w:tr>
      <w:tr w:rsidR="00AA6A05" w:rsidRPr="007D3EED" w14:paraId="15BCA28E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45DA787" w14:textId="77777777" w:rsidR="00AA6A05" w:rsidRPr="007D3EED" w:rsidRDefault="00AA6A05" w:rsidP="00AA6A05">
            <w:pPr>
              <w:pStyle w:val="a5"/>
              <w:numPr>
                <w:ilvl w:val="0"/>
                <w:numId w:val="10"/>
              </w:numPr>
              <w:ind w:left="479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7F0C3A1" w14:textId="5AB3A7D8" w:rsidR="00AA6A05" w:rsidRPr="007D3EED" w:rsidRDefault="007D3EED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7D3EED">
              <w:rPr>
                <w:i w:val="0"/>
                <w:iCs/>
                <w:sz w:val="18"/>
                <w:highlight w:val="yellow"/>
              </w:rPr>
              <w:t xml:space="preserve">consumer_test_atlgs</w:t>
            </w:r>
            <w:r w:rsidR="00AA6A05"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="00AA6A05"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="00AA6A05"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r w:rsidR="00AA6A05" w:rsidRPr="007D3EED">
              <w:rPr>
                <w:i w:val="0"/>
                <w:iCs/>
                <w:sz w:val="18"/>
                <w:highlight w:val="yellow"/>
              </w:rPr>
              <w:t xml:space="preserve"/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A8DCC4E" w14:textId="5E768C39" w:rsidR="00AA6A05" w:rsidRPr="007D3EED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D3EED">
              <w:rPr>
                <w:i w:val="0"/>
                <w:iCs/>
                <w:sz w:val="18"/>
                <w:lang w:val="ru-RU"/>
              </w:rPr>
              <w:t>Схема приложения: чтение и запись, выполнение миграций схемы</w:t>
            </w:r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CE3BDDB" w14:textId="04EE54DB" w:rsidR="00AA6A05" w:rsidRPr="007D3EED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D3EED">
              <w:rPr>
                <w:i w:val="0"/>
                <w:iCs/>
                <w:sz w:val="18"/>
                <w:lang w:val="ru-RU"/>
              </w:rPr>
              <w:t xml:space="preserve">Роль доступа платформы «Атлас логистики» к тестовой базе данных PostgreSQL</w:t>
            </w:r>
            <w:r w:rsidRPr="007D3EED">
              <w:rPr>
                <w:i w:val="0"/>
                <w:iCs/>
                <w:sz w:val="18"/>
              </w:rPr>
              <w:t xml:space="preserve"/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7F73528" w14:textId="463A097C" w:rsidR="00AA6A05" w:rsidRPr="007D3EED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D3EED">
              <w:rPr>
                <w:i w:val="0"/>
                <w:iCs/>
                <w:sz w:val="18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1BEF4A9" w14:textId="3B8AAF2A" w:rsidR="00AA6A05" w:rsidRPr="007D3EED" w:rsidRDefault="00AA6A05" w:rsidP="00AA6A05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D3EED">
              <w:rPr>
                <w:i w:val="0"/>
                <w:iCs/>
                <w:sz w:val="18"/>
              </w:rPr>
              <w:t xml:space="preserve">Агапов Андрей Михайлович</w:t>
            </w:r>
          </w:p>
        </w:tc>
      </w:tr>
      <w:tr w:rsidR="001C5D96" w:rsidRPr="00A840A5" w14:paraId="0BEA8FE8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D6405B4" w14:textId="77777777" w:rsidR="001C5D96" w:rsidRPr="001C5D96" w:rsidRDefault="001C5D96" w:rsidP="001C5D96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13BBB3C" w14:textId="5F308AF4" w:rsidR="001C5D96" w:rsidRPr="001C5D96" w:rsidRDefault="001C5D96" w:rsidP="001C5D96">
            <w:pPr>
              <w:jc w:val="left"/>
              <w:rPr>
                <w:color w:val="000000" w:themeColor="text1"/>
                <w:highlight w:val="yellow"/>
              </w:rPr>
            </w:pPr>
            <w:proofErr w:type="spellStart"/>
            <w:r w:rsidRPr="001C5D96">
              <w:rPr>
                <w:sz w:val="18"/>
                <w:szCs w:val="18"/>
                <w:highlight w:val="yellow"/>
              </w:rPr>
              <w:t>solo-svc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B8AB567" w14:textId="644F88CE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 xml:space="preserve">Стандартный пользователь без прав администратора для агента мониторинга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INITI</w:t>
            </w:r>
            <w:proofErr w:type="spellEnd"/>
            <w:r w:rsidRPr="001C5D96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SOLO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35E0AA1" w14:textId="5A4042B1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 xml:space="preserve">Локальная СУЗ для агента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INITI</w:t>
            </w:r>
            <w:proofErr w:type="spellEnd"/>
            <w:r w:rsidRPr="001C5D96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SOLO</w:t>
            </w:r>
            <w:proofErr w:type="spellEnd"/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9CAB700" w14:textId="576986C5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0DB6626" w14:textId="5D40B811" w:rsidR="001C5D96" w:rsidRPr="001C5D96" w:rsidRDefault="001C5D96" w:rsidP="001C5D96">
            <w:pPr>
              <w:jc w:val="left"/>
              <w:rPr>
                <w:color w:val="000000" w:themeColor="text1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>Шахнаров Георгий Евгеньевич</w:t>
            </w:r>
          </w:p>
        </w:tc>
      </w:tr>
      <w:tr w:rsidR="001C5D96" w:rsidRPr="00A840A5" w14:paraId="7DDF083C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4FC7B48" w14:textId="77777777" w:rsidR="001C5D96" w:rsidRPr="001C5D96" w:rsidRDefault="001C5D96" w:rsidP="001C5D96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1264E8" w14:textId="69082F12" w:rsidR="001C5D96" w:rsidRPr="001C5D96" w:rsidRDefault="001C5D96" w:rsidP="001C5D96">
            <w:pPr>
              <w:jc w:val="left"/>
              <w:rPr>
                <w:color w:val="000000" w:themeColor="text1"/>
                <w:highlight w:val="yellow"/>
              </w:rPr>
            </w:pPr>
            <w:proofErr w:type="spellStart"/>
            <w:r w:rsidRPr="001C5D96">
              <w:rPr>
                <w:sz w:val="18"/>
                <w:szCs w:val="18"/>
                <w:highlight w:val="yellow"/>
              </w:rPr>
              <w:t>isvulnscan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DB5D38C" w14:textId="7A02BDDF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 xml:space="preserve">ALL=(ALL)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NOPASSWD</w:t>
            </w:r>
            <w:proofErr w:type="spellEnd"/>
            <w:r w:rsidRPr="001C5D96">
              <w:rPr>
                <w:sz w:val="18"/>
                <w:szCs w:val="18"/>
                <w:highlight w:val="yellow"/>
              </w:rPr>
              <w:t>: ALL</w:t>
            </w:r>
            <w:r w:rsidRPr="001C5D96">
              <w:rPr>
                <w:sz w:val="18"/>
                <w:szCs w:val="18"/>
                <w:highlight w:val="yellow"/>
              </w:rPr>
              <w:br/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Членствое</w:t>
            </w:r>
            <w:proofErr w:type="spellEnd"/>
            <w:r w:rsidRPr="001C5D96">
              <w:rPr>
                <w:sz w:val="18"/>
                <w:szCs w:val="18"/>
                <w:highlight w:val="yellow"/>
              </w:rPr>
              <w:t xml:space="preserve"> в группе </w:t>
            </w:r>
            <w:proofErr w:type="spellStart"/>
            <w:r w:rsidRPr="001C5D96">
              <w:rPr>
                <w:sz w:val="18"/>
                <w:szCs w:val="18"/>
                <w:highlight w:val="yellow"/>
              </w:rPr>
              <w:t>docker</w:t>
            </w:r>
            <w:proofErr w:type="spellEnd"/>
            <w:r w:rsidRPr="001C5D96">
              <w:rPr>
                <w:sz w:val="18"/>
                <w:szCs w:val="18"/>
                <w:highlight w:val="yellow"/>
              </w:rPr>
              <w:t xml:space="preserve"> если используется</w:t>
            </w:r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38195B3" w14:textId="563B0946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>УЗ для ИБ для проверки системы на уязвимость</w:t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D58C6F9" w14:textId="46776B0F" w:rsidR="001C5D96" w:rsidRPr="001C5D96" w:rsidRDefault="001C5D96" w:rsidP="001C5D96">
            <w:pPr>
              <w:jc w:val="left"/>
              <w:rPr>
                <w:sz w:val="18"/>
                <w:highlight w:val="yellow"/>
              </w:rPr>
            </w:pPr>
            <w:r w:rsidRPr="001C5D96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1D61B38" w14:textId="6C0782E4" w:rsidR="001C5D96" w:rsidRPr="001C5D96" w:rsidRDefault="001C5D96" w:rsidP="001C5D96">
            <w:pPr>
              <w:jc w:val="left"/>
              <w:rPr>
                <w:color w:val="000000" w:themeColor="text1"/>
                <w:highlight w:val="yellow"/>
              </w:rPr>
            </w:pPr>
            <w:r w:rsidRPr="001C5D96">
              <w:rPr>
                <w:sz w:val="18"/>
                <w:szCs w:val="18"/>
                <w:highlight w:val="yellow"/>
              </w:rPr>
              <w:t>Цветков Михаил Николаевич tsvetkovmn@sibur.ru</w:t>
            </w:r>
          </w:p>
        </w:tc>
      </w:tr>
      <w:tr w:rsidR="007D3EED" w:rsidRPr="007D3EED" w14:paraId="25831130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5AD46D5" w14:textId="77777777" w:rsidR="007D3EED" w:rsidRPr="007D3EED" w:rsidRDefault="007D3EED" w:rsidP="007D3EED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38332D8" w14:textId="71A176B2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  <w:r w:rsidRPr="007D3EED">
              <w:rPr>
                <w:sz w:val="18"/>
                <w:highlight w:val="yellow"/>
                <w:lang w:val="en-US"/>
              </w:rPr>
              <w:t xml:space="preserve">a001_atlgs_db</w:t>
            </w:r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B425DA9" w14:textId="6421F8A9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7D3EED">
              <w:rPr>
                <w:sz w:val="18"/>
                <w:highlight w:val="yellow"/>
              </w:rPr>
              <w:t xml:space="preserve">consumer_test_atlgs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C100A63" w14:textId="5DEC6C30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color w:val="000000" w:themeColor="text1"/>
                <w:szCs w:val="20"/>
                <w:highlight w:val="yellow"/>
              </w:rPr>
              <w:t xml:space="preserve">Локальная CУЗ, участник ГД consumer_test_atlgs</w:t>
            </w:r>
            <w:r w:rsidRPr="007D3EED">
              <w:rPr>
                <w:color w:val="000000" w:themeColor="text1"/>
                <w:szCs w:val="20"/>
                <w:highlight w:val="yellow"/>
                <w:lang w:val="en-US"/>
              </w:rPr>
              <w:t xml:space="preserve"/>
            </w:r>
            <w:r w:rsidRPr="007D3EED">
              <w:rPr>
                <w:color w:val="000000" w:themeColor="text1"/>
                <w:szCs w:val="20"/>
                <w:highlight w:val="yellow"/>
              </w:rPr>
              <w:t xml:space="preserve"/>
            </w:r>
            <w:proofErr w:type="spellStart"/>
            <w:r w:rsidRPr="007D3EED">
              <w:rPr>
                <w:sz w:val="18"/>
                <w:highlight w:val="yellow"/>
              </w:rPr>
              <w:t xml:space="preserve"/>
            </w:r>
            <w:proofErr w:type="spellEnd"/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E6B6AAE" w14:textId="57621C85" w:rsidR="007D3EED" w:rsidRPr="007D3EED" w:rsidRDefault="007D3EED" w:rsidP="007D3EED">
            <w:pPr>
              <w:jc w:val="left"/>
              <w:rPr>
                <w:sz w:val="18"/>
                <w:highlight w:val="yellow"/>
                <w:lang w:val="en-US"/>
              </w:rPr>
            </w:pPr>
            <w:r w:rsidRPr="007D3EED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E872A6" w14:textId="7F28342F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sz w:val="18"/>
                <w:szCs w:val="18"/>
                <w:highlight w:val="yellow"/>
              </w:rPr>
              <w:t xml:space="preserve">Агапов Андрей Михайлович</w:t>
            </w:r>
          </w:p>
        </w:tc>
      </w:tr>
      <w:tr w:rsidR="007D3EED" w:rsidRPr="007D3EED" w14:paraId="4016178B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D44C3E0" w14:textId="77777777" w:rsidR="007D3EED" w:rsidRPr="007D3EED" w:rsidRDefault="007D3EED" w:rsidP="007D3EED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21B5806" w14:textId="5692F739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7D3EED">
              <w:rPr>
                <w:sz w:val="18"/>
                <w:szCs w:val="18"/>
                <w:highlight w:val="yellow"/>
              </w:rPr>
              <w:t xml:space="preserve">agapovam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E0C9B18" w14:textId="4CD192C2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7D3EED">
              <w:rPr>
                <w:sz w:val="18"/>
                <w:highlight w:val="yellow"/>
              </w:rPr>
              <w:t xml:space="preserve">consumer_test_atlgs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6A60648" w14:textId="553A8EF9" w:rsidR="007D3EED" w:rsidRPr="007D3EED" w:rsidRDefault="007D3EED" w:rsidP="007D3EED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</w:pPr>
            <w:r w:rsidRPr="007D3EED"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  <w:t xml:space="preserve">Локальная УЗ функционального администратора, участник ГД consumer_test_atlgs</w:t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proofErr w:type="spellStart"/>
            <w:r w:rsidRPr="007D3EED">
              <w:rPr>
                <w:sz w:val="18"/>
                <w:highlight w:val="yellow"/>
              </w:rPr>
              <w:t xml:space="preserve"/>
            </w:r>
            <w:proofErr w:type="spellEnd"/>
          </w:p>
          <w:p w14:paraId="74A6DB68" w14:textId="77777777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03C2715" w14:textId="69ECFC8C" w:rsidR="007D3EED" w:rsidRPr="007D3EED" w:rsidRDefault="007D3EED" w:rsidP="007D3EED">
            <w:pPr>
              <w:jc w:val="left"/>
              <w:rPr>
                <w:sz w:val="18"/>
                <w:highlight w:val="yellow"/>
              </w:rPr>
            </w:pPr>
            <w:r w:rsidRPr="007D3EED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EB425AC" w14:textId="5C336E42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sz w:val="18"/>
                <w:szCs w:val="18"/>
                <w:highlight w:val="yellow"/>
              </w:rPr>
              <w:t xml:space="preserve">Агапов Андрей Михайлович</w:t>
            </w:r>
          </w:p>
        </w:tc>
      </w:tr>
      <w:tr w:rsidR="007D3EED" w:rsidRPr="007D3EED" w14:paraId="0DBB5E19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C732A8B" w14:textId="77777777" w:rsidR="007D3EED" w:rsidRPr="007D3EED" w:rsidRDefault="007D3EED" w:rsidP="007D3EED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33C301" w14:textId="06005A75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7D3EED">
              <w:rPr>
                <w:sz w:val="18"/>
                <w:szCs w:val="18"/>
                <w:highlight w:val="yellow"/>
              </w:rPr>
              <w:t xml:space="preserve">avetisovmr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1CCD329" w14:textId="1EF8011C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7D3EED">
              <w:rPr>
                <w:sz w:val="18"/>
                <w:highlight w:val="yellow"/>
              </w:rPr>
              <w:t xml:space="preserve">consumer_test_atlgs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4BAEA5C" w14:textId="77777777" w:rsidR="007D3EED" w:rsidRPr="007D3EED" w:rsidRDefault="007D3EED" w:rsidP="007D3EED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</w:pPr>
            <w:r w:rsidRPr="007D3EED"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  <w:t xml:space="preserve">Локальная УЗ функционального администратора, участник ГД consumer_test_atlgs</w:t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proofErr w:type="spellStart"/>
            <w:r w:rsidRPr="007D3EED">
              <w:rPr>
                <w:sz w:val="18"/>
                <w:highlight w:val="yellow"/>
              </w:rPr>
              <w:t xml:space="preserve"/>
            </w:r>
            <w:proofErr w:type="spellEnd"/>
          </w:p>
          <w:p w14:paraId="79CD7E8B" w14:textId="77777777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B7C929B" w14:textId="43A165B8" w:rsidR="007D3EED" w:rsidRPr="007D3EED" w:rsidRDefault="007D3EED" w:rsidP="007D3EED">
            <w:pPr>
              <w:jc w:val="left"/>
              <w:rPr>
                <w:sz w:val="18"/>
                <w:highlight w:val="yellow"/>
              </w:rPr>
            </w:pPr>
            <w:r w:rsidRPr="007D3EED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51124BE" w14:textId="06A55686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sz w:val="18"/>
                <w:szCs w:val="18"/>
                <w:highlight w:val="yellow"/>
              </w:rPr>
              <w:t xml:space="preserve">Аветисов М.Р.</w:t>
            </w:r>
          </w:p>
        </w:tc>
      </w:tr>
      <w:tr w:rsidR="007D3EED" w:rsidRPr="007D3EED" w14:paraId="12901242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DA73CDE" w14:textId="77777777" w:rsidR="007D3EED" w:rsidRPr="007D3EED" w:rsidRDefault="007D3EED" w:rsidP="007D3EED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3D6C46C" w14:textId="119F099C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7D3EED">
              <w:rPr>
                <w:sz w:val="18"/>
                <w:szCs w:val="18"/>
                <w:highlight w:val="yellow"/>
              </w:rPr>
              <w:t xml:space="preserve">frolovi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13A50C8" w14:textId="2B4F407A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7D3EED">
              <w:rPr>
                <w:sz w:val="18"/>
                <w:highlight w:val="yellow"/>
              </w:rPr>
              <w:t xml:space="preserve">consumer_test_atlgs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1BDA124" w14:textId="77777777" w:rsidR="007D3EED" w:rsidRPr="007D3EED" w:rsidRDefault="007D3EED" w:rsidP="007D3EED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</w:pPr>
            <w:r w:rsidRPr="007D3EED"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  <w:t xml:space="preserve">Локальная УЗ функционального администратора, участник ГД consumer_test_atlgs</w:t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proofErr w:type="spellStart"/>
            <w:r w:rsidRPr="007D3EED">
              <w:rPr>
                <w:sz w:val="18"/>
                <w:highlight w:val="yellow"/>
              </w:rPr>
              <w:t xml:space="preserve"/>
            </w:r>
            <w:proofErr w:type="spellEnd"/>
          </w:p>
          <w:p w14:paraId="7539D18F" w14:textId="77777777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6295109" w14:textId="21C81C09" w:rsidR="007D3EED" w:rsidRPr="007D3EED" w:rsidRDefault="007D3EED" w:rsidP="007D3EED">
            <w:pPr>
              <w:jc w:val="left"/>
              <w:rPr>
                <w:sz w:val="18"/>
                <w:highlight w:val="yellow"/>
              </w:rPr>
            </w:pPr>
            <w:r w:rsidRPr="007D3EED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A16AA4D" w14:textId="751FFE8C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sz w:val="18"/>
                <w:szCs w:val="18"/>
                <w:highlight w:val="yellow"/>
              </w:rPr>
              <w:t xml:space="preserve">Фролов И.</w:t>
            </w:r>
          </w:p>
        </w:tc>
      </w:tr>
      <w:tr w:rsidR="007D3EED" w:rsidRPr="008B02FF" w14:paraId="2787A96A" w14:textId="77777777" w:rsidTr="007D3EED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3ABCF5B" w14:textId="77777777" w:rsidR="007D3EED" w:rsidRPr="007D3EED" w:rsidRDefault="007D3EED" w:rsidP="007D3EED">
            <w:pPr>
              <w:pStyle w:val="ab"/>
              <w:numPr>
                <w:ilvl w:val="0"/>
                <w:numId w:val="10"/>
              </w:numPr>
              <w:ind w:left="479"/>
              <w:jc w:val="left"/>
              <w:rPr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147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13EB872" w14:textId="776E4C12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7D3EED">
              <w:rPr>
                <w:sz w:val="18"/>
                <w:szCs w:val="18"/>
                <w:highlight w:val="yellow"/>
              </w:rPr>
              <w:t xml:space="preserve">vasileva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E368D7B" w14:textId="1A694FBB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7D3EED">
              <w:rPr>
                <w:sz w:val="18"/>
                <w:highlight w:val="yellow"/>
              </w:rPr>
              <w:t xml:space="preserve">consumer_test_atlgs</w:t>
            </w:r>
            <w:proofErr w:type="spellEnd"/>
          </w:p>
        </w:tc>
        <w:tc>
          <w:tcPr>
            <w:tcW w:w="99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2DBB421" w14:textId="77777777" w:rsidR="007D3EED" w:rsidRPr="007D3EED" w:rsidRDefault="007D3EED" w:rsidP="007D3EED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</w:pPr>
            <w:r w:rsidRPr="007D3EED">
              <w:rPr>
                <w:rFonts w:cs="Arial"/>
                <w:i w:val="0"/>
                <w:iCs/>
                <w:color w:val="000000" w:themeColor="text1"/>
                <w:szCs w:val="20"/>
                <w:highlight w:val="yellow"/>
                <w:lang w:val="ru-RU"/>
              </w:rPr>
              <w:t xml:space="preserve">Локальная УЗ функционального администратора, участник ГД consumer_test_atlgs</w:t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r w:rsidRPr="007D3EED">
              <w:rPr>
                <w:sz w:val="18"/>
                <w:highlight w:val="yellow"/>
              </w:rPr>
              <w:t xml:space="preserve"/>
            </w:r>
            <w:r w:rsidRPr="007D3EED">
              <w:rPr>
                <w:sz w:val="18"/>
                <w:highlight w:val="yellow"/>
                <w:lang w:val="ru-RU"/>
              </w:rPr>
              <w:t xml:space="preserve"/>
            </w:r>
            <w:proofErr w:type="spellStart"/>
            <w:r w:rsidRPr="007D3EED">
              <w:rPr>
                <w:sz w:val="18"/>
                <w:highlight w:val="yellow"/>
              </w:rPr>
              <w:t xml:space="preserve"/>
            </w:r>
            <w:proofErr w:type="spellEnd"/>
          </w:p>
          <w:p w14:paraId="6DDE9DFE" w14:textId="77777777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</w:rPr>
            </w:pP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0601DAD" w14:textId="14E85718" w:rsidR="007D3EED" w:rsidRPr="007D3EED" w:rsidRDefault="007D3EED" w:rsidP="007D3EED">
            <w:pPr>
              <w:jc w:val="left"/>
              <w:rPr>
                <w:sz w:val="18"/>
                <w:highlight w:val="yellow"/>
              </w:rPr>
            </w:pPr>
            <w:r w:rsidRPr="007D3EED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927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25F27D3" w14:textId="29E83C46" w:rsidR="007D3EED" w:rsidRPr="007D3EED" w:rsidRDefault="007D3EED" w:rsidP="007D3EE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7D3EED">
              <w:rPr>
                <w:sz w:val="18"/>
                <w:szCs w:val="18"/>
                <w:highlight w:val="yellow"/>
              </w:rPr>
              <w:t xml:space="preserve">Васильев А.</w:t>
            </w:r>
          </w:p>
        </w:tc>
      </w:tr>
    </w:tbl>
    <w:p w14:paraId="3220E5FD" w14:textId="77777777" w:rsidR="0097365D" w:rsidRPr="008B02FF" w:rsidRDefault="00A840A5" w:rsidP="00A840A5">
      <w:pPr>
        <w:rPr>
          <w:b/>
          <w:lang w:val="en-US"/>
        </w:rPr>
      </w:pPr>
      <w:r w:rsidRPr="008B02FF">
        <w:rPr>
          <w:b/>
          <w:lang w:val="en-US"/>
        </w:rPr>
        <w:t> </w:t>
      </w:r>
    </w:p>
    <w:p w14:paraId="3323DEDF" w14:textId="77777777" w:rsidR="003D2805" w:rsidRDefault="002B036B" w:rsidP="003D2805">
      <w:pPr>
        <w:keepNext/>
        <w:rPr>
          <w:i/>
        </w:rPr>
      </w:pPr>
      <w:r w:rsidRPr="00CA7845">
        <w:rPr>
          <w:i/>
        </w:rPr>
        <w:t>Перечень доменных</w:t>
      </w:r>
      <w:r w:rsidRPr="00887961">
        <w:rPr>
          <w:i/>
        </w:rPr>
        <w:t xml:space="preserve"> </w:t>
      </w:r>
      <w:r>
        <w:rPr>
          <w:i/>
        </w:rPr>
        <w:t>СУЗ и</w:t>
      </w:r>
      <w:r w:rsidRPr="00CA7845">
        <w:rPr>
          <w:i/>
        </w:rPr>
        <w:t xml:space="preserve"> групп</w:t>
      </w:r>
      <w:r w:rsidR="003D2805" w:rsidRPr="003D2805">
        <w:rPr>
          <w:i/>
        </w:rPr>
        <w:t xml:space="preserve"> (*)</w:t>
      </w:r>
      <w:r w:rsidRPr="00CA7845">
        <w:rPr>
          <w:i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1391"/>
        <w:gridCol w:w="3832"/>
        <w:gridCol w:w="1972"/>
        <w:gridCol w:w="867"/>
        <w:gridCol w:w="1608"/>
      </w:tblGrid>
      <w:tr w:rsidR="003D2805" w:rsidRPr="003D2805" w14:paraId="6DD5DA7D" w14:textId="77777777" w:rsidTr="00E51380">
        <w:trPr>
          <w:cantSplit/>
          <w:tblHeader/>
        </w:trPr>
        <w:tc>
          <w:tcPr>
            <w:tcW w:w="19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0229E130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№</w:t>
            </w:r>
          </w:p>
        </w:tc>
        <w:tc>
          <w:tcPr>
            <w:tcW w:w="692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BB0AF8D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Имя</w:t>
            </w:r>
          </w:p>
        </w:tc>
        <w:tc>
          <w:tcPr>
            <w:tcW w:w="1906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44B8825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Права</w:t>
            </w:r>
          </w:p>
        </w:tc>
        <w:tc>
          <w:tcPr>
            <w:tcW w:w="98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40B2CEB4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Описание</w:t>
            </w:r>
          </w:p>
        </w:tc>
        <w:tc>
          <w:tcPr>
            <w:tcW w:w="43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26B0B25F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Сервер</w:t>
            </w:r>
          </w:p>
        </w:tc>
        <w:tc>
          <w:tcPr>
            <w:tcW w:w="800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B7BE53" w14:textId="77777777" w:rsidR="003D280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ФИО владельца/</w:t>
            </w:r>
          </w:p>
          <w:p w14:paraId="1B0D71DD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ответственного за ресурс</w:t>
            </w:r>
          </w:p>
        </w:tc>
      </w:tr>
      <w:tr w:rsidR="00AA6A05" w:rsidRPr="00A840A5" w14:paraId="20F1D43F" w14:textId="77777777" w:rsidTr="00E51380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9CC65EB" w14:textId="77777777" w:rsidR="00AA6A05" w:rsidRPr="003D2805" w:rsidRDefault="00AA6A05" w:rsidP="00AA6A05">
            <w:pPr>
              <w:pStyle w:val="ab"/>
              <w:numPr>
                <w:ilvl w:val="0"/>
                <w:numId w:val="13"/>
              </w:numPr>
              <w:ind w:left="479"/>
              <w:jc w:val="left"/>
              <w:rPr>
                <w:color w:val="000000" w:themeColor="text1"/>
              </w:rPr>
            </w:pPr>
          </w:p>
        </w:tc>
        <w:tc>
          <w:tcPr>
            <w:tcW w:w="69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16ECD3A" w14:textId="18A2BAB3" w:rsidR="00AA6A05" w:rsidRPr="00AA6A05" w:rsidRDefault="00AA6A05" w:rsidP="00AA6A05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AA6A05">
              <w:rPr>
                <w:sz w:val="18"/>
                <w:lang w:val="en-US"/>
              </w:rPr>
              <w:t xml:space="preserve">sibur\A001-TST-AtlLog-Mail</w:t>
            </w:r>
            <w:proofErr w:type="spellEnd"/>
            <w:r w:rsidRPr="00AA6A05">
              <w:rPr>
                <w:sz w:val="18"/>
                <w:lang w:val="en-US"/>
              </w:rPr>
              <w:t xml:space="preserve"/>
            </w:r>
          </w:p>
        </w:tc>
        <w:tc>
          <w:tcPr>
            <w:tcW w:w="1906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2C3F047" w14:textId="35E13115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>Добавить в группу «</w:t>
            </w:r>
            <w:proofErr w:type="spellStart"/>
            <w:r>
              <w:rPr>
                <w:sz w:val="18"/>
              </w:rPr>
              <w:t>BlockExternalEmailSendingServiceAccount</w:t>
            </w:r>
            <w:proofErr w:type="spellEnd"/>
            <w:r>
              <w:rPr>
                <w:sz w:val="18"/>
              </w:rPr>
              <w:t>»</w:t>
            </w:r>
          </w:p>
        </w:tc>
        <w:tc>
          <w:tcPr>
            <w:tcW w:w="98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1E5B534" w14:textId="1B24B41E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Сервисная УЗ отправки почтовых уведомлений сотрудникам; создаваемый почтовый адрес — atlas-logistics-tst@sibur.ru. OU — тот же. Отправка за пределы контура компании не требуется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4654476" w14:textId="51FF5669" w:rsidR="00AA6A05" w:rsidRPr="00047B9A" w:rsidRDefault="007D3EED" w:rsidP="00AA6A0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0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C004207" w14:textId="6A1EB34B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Агапов Андрей Михайлович</w:t>
            </w:r>
          </w:p>
        </w:tc>
      </w:tr>
      <w:tr w:rsidR="00AA6A05" w:rsidRPr="00A840A5" w14:paraId="11D87E20" w14:textId="77777777" w:rsidTr="00E51380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BBB3D46" w14:textId="77777777" w:rsidR="00AA6A05" w:rsidRPr="003D2805" w:rsidRDefault="00AA6A05" w:rsidP="00AA6A05">
            <w:pPr>
              <w:pStyle w:val="ab"/>
              <w:numPr>
                <w:ilvl w:val="0"/>
                <w:numId w:val="13"/>
              </w:numPr>
              <w:ind w:left="479"/>
              <w:jc w:val="left"/>
              <w:rPr>
                <w:color w:val="000000" w:themeColor="text1"/>
              </w:rPr>
            </w:pPr>
          </w:p>
        </w:tc>
        <w:tc>
          <w:tcPr>
            <w:tcW w:w="69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92A7819" w14:textId="36D140A1" w:rsidR="00AA6A05" w:rsidRPr="00AA6A05" w:rsidRDefault="00AA6A05" w:rsidP="00AA6A05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AA6A05">
              <w:rPr>
                <w:sz w:val="18"/>
                <w:lang w:val="en-US"/>
              </w:rPr>
              <w:t xml:space="preserve">sibur\G001GG-ATLGIS-TST-ADMINS</w:t>
            </w:r>
            <w:proofErr w:type="spellEnd"/>
            <w:r w:rsidRPr="00AA6A05">
              <w:rPr>
                <w:sz w:val="18"/>
                <w:lang w:val="en-US"/>
              </w:rPr>
              <w:t xml:space="preserve"/>
            </w:r>
          </w:p>
        </w:tc>
        <w:tc>
          <w:tcPr>
            <w:tcW w:w="1906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D4E56D5" w14:textId="14A9280C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>Права на уровне приложения: ведение справочников и правил</w:t>
            </w:r>
          </w:p>
        </w:tc>
        <w:tc>
          <w:tcPr>
            <w:tcW w:w="98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661E0A" w14:textId="387219BE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>Группа для роли «Администратор платформы» в тестовой среде</w:t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59B5ECA" w14:textId="4BA2E657" w:rsidR="00AA6A05" w:rsidRPr="00047B9A" w:rsidRDefault="007D3EED" w:rsidP="00AA6A0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0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49060A5" w14:textId="0C526F82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Агапов Андрей Михайлович</w:t>
            </w:r>
          </w:p>
        </w:tc>
      </w:tr>
      <w:tr w:rsidR="00AA6A05" w:rsidRPr="00A840A5" w14:paraId="2D92159C" w14:textId="77777777" w:rsidTr="00E51380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EDF9C32" w14:textId="77777777" w:rsidR="00AA6A05" w:rsidRPr="003D2805" w:rsidRDefault="00AA6A05" w:rsidP="00AA6A05">
            <w:pPr>
              <w:pStyle w:val="ab"/>
              <w:numPr>
                <w:ilvl w:val="0"/>
                <w:numId w:val="13"/>
              </w:numPr>
              <w:ind w:left="479"/>
              <w:jc w:val="left"/>
              <w:rPr>
                <w:color w:val="000000" w:themeColor="text1"/>
              </w:rPr>
            </w:pPr>
          </w:p>
        </w:tc>
        <w:tc>
          <w:tcPr>
            <w:tcW w:w="69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378354E" w14:textId="518C8DC4" w:rsidR="00AA6A05" w:rsidRPr="00AA6A05" w:rsidRDefault="00AA6A05" w:rsidP="00AA6A05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AA6A05">
              <w:rPr>
                <w:sz w:val="18"/>
                <w:lang w:val="en-US"/>
              </w:rPr>
              <w:t xml:space="preserve">sibur\G001GG-ATLGIS-TST-LOGISTS</w:t>
            </w:r>
            <w:proofErr w:type="spellEnd"/>
            <w:r w:rsidRPr="00AA6A05">
              <w:rPr>
                <w:sz w:val="18"/>
                <w:lang w:val="en-US"/>
              </w:rPr>
              <w:t xml:space="preserve"/>
            </w:r>
          </w:p>
        </w:tc>
        <w:tc>
          <w:tcPr>
            <w:tcW w:w="1906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A1D704" w14:textId="1827733E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Права на уровне приложения: исполнение этапов процесса логистики</w:t>
            </w:r>
          </w:p>
        </w:tc>
        <w:tc>
          <w:tcPr>
            <w:tcW w:w="98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CC27A95" w14:textId="3C7CDF99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Группа для роли «Логист» в тестовой среде</w:t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BE5A6EE" w14:textId="436B7C89" w:rsidR="00AA6A05" w:rsidRPr="00047B9A" w:rsidRDefault="007D3EED" w:rsidP="00AA6A05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0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441DB97" w14:textId="73438A9D" w:rsidR="00AA6A05" w:rsidRPr="00047B9A" w:rsidRDefault="008B02FF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Агапов Андрей Михайлович</w:t>
            </w:r>
          </w:p>
        </w:tc>
      </w:tr>
      <w:tr w:rsidR="00AA6A05" w:rsidRPr="00A840A5" w14:paraId="59C929A0" w14:textId="77777777" w:rsidTr="00E51380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19643F" w14:textId="77777777" w:rsidR="00AA6A05" w:rsidRPr="003D2805" w:rsidRDefault="00AA6A05" w:rsidP="00AA6A05">
            <w:pPr>
              <w:pStyle w:val="ab"/>
              <w:numPr>
                <w:ilvl w:val="0"/>
                <w:numId w:val="13"/>
              </w:numPr>
              <w:ind w:left="479"/>
              <w:jc w:val="left"/>
              <w:rPr>
                <w:color w:val="000000" w:themeColor="text1"/>
              </w:rPr>
            </w:pPr>
          </w:p>
        </w:tc>
        <w:tc>
          <w:tcPr>
            <w:tcW w:w="69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278687" w14:textId="067ECBB2" w:rsidR="00AA6A05" w:rsidRPr="00AA6A05" w:rsidRDefault="00AA6A05" w:rsidP="00AA6A05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AA6A05">
              <w:rPr>
                <w:sz w:val="18"/>
                <w:lang w:val="en-US"/>
              </w:rPr>
              <w:t xml:space="preserve">sibur\A001-TST-AtlLog-INT</w:t>
            </w:r>
            <w:proofErr w:type="spellEnd"/>
            <w:r w:rsidRPr="00AA6A05">
              <w:rPr>
                <w:sz w:val="18"/>
                <w:lang w:val="en-US"/>
              </w:rPr>
              <w:t xml:space="preserve"/>
            </w:r>
          </w:p>
        </w:tc>
        <w:tc>
          <w:tcPr>
            <w:tcW w:w="1906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760A105" w14:textId="49591DF1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>Доступ к сервисам интеграционной шины по согласованному перечню интерфейсов</w:t>
            </w:r>
          </w:p>
        </w:tc>
        <w:tc>
          <w:tcPr>
            <w:tcW w:w="98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10DFB3A" w14:textId="7ADE7BD1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Сервисная УЗ вызова систем-источников (SAP ZSPACETRANS, Логинет, АСВ НСИ логистики) через интеграционную шину. OU — тот же. Перечень интерфейсов и права уточняются работой 6 плана изменения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6BB56D" w14:textId="36B50133" w:rsidR="00AA6A05" w:rsidRPr="00047B9A" w:rsidRDefault="007D3EED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80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F1BD50D" w14:textId="0B25F423" w:rsidR="00AA6A05" w:rsidRPr="00047B9A" w:rsidRDefault="00AA6A05" w:rsidP="00AA6A05">
            <w:pPr>
              <w:jc w:val="left"/>
              <w:rPr>
                <w:color w:val="000000" w:themeColor="text1"/>
              </w:rPr>
            </w:pPr>
            <w:r>
              <w:rPr>
                <w:sz w:val="18"/>
              </w:rPr>
              <w:t xml:space="preserve">Агапов Андрей Михайлович</w:t>
            </w:r>
          </w:p>
        </w:tc>
      </w:tr>
      <w:tr w:rsidR="00E51380" w:rsidRPr="00A840A5" w14:paraId="77E23CE0" w14:textId="77777777" w:rsidTr="00E51380">
        <w:trPr>
          <w:cantSplit/>
        </w:trPr>
        <w:tc>
          <w:tcPr>
            <w:tcW w:w="19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4F546C8" w14:textId="77777777" w:rsidR="00E51380" w:rsidRPr="003D2805" w:rsidRDefault="00E51380" w:rsidP="00E51380">
            <w:pPr>
              <w:pStyle w:val="ab"/>
              <w:numPr>
                <w:ilvl w:val="0"/>
                <w:numId w:val="13"/>
              </w:numPr>
              <w:ind w:left="479"/>
              <w:jc w:val="left"/>
              <w:rPr>
                <w:color w:val="000000" w:themeColor="text1"/>
              </w:rPr>
            </w:pPr>
          </w:p>
        </w:tc>
        <w:tc>
          <w:tcPr>
            <w:tcW w:w="69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0A94778" w14:textId="6185877C" w:rsidR="00E51380" w:rsidRPr="00E51380" w:rsidRDefault="00E51380" w:rsidP="00E51380">
            <w:pPr>
              <w:jc w:val="left"/>
              <w:rPr>
                <w:sz w:val="18"/>
                <w:highlight w:val="yellow"/>
                <w:lang w:val="en-US"/>
              </w:rPr>
            </w:pPr>
            <w:r w:rsidRPr="00E51380">
              <w:rPr>
                <w:sz w:val="18"/>
                <w:szCs w:val="18"/>
                <w:highlight w:val="yellow"/>
              </w:rPr>
              <w:t xml:space="preserve">g001gg-initi-AtlLog</w:t>
            </w:r>
          </w:p>
        </w:tc>
        <w:tc>
          <w:tcPr>
            <w:tcW w:w="1906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9276DC8" w14:textId="5AAB98FB" w:rsidR="00E51380" w:rsidRPr="00E51380" w:rsidRDefault="00E51380" w:rsidP="00E51380">
            <w:pPr>
              <w:jc w:val="left"/>
              <w:rPr>
                <w:sz w:val="18"/>
                <w:highlight w:val="yellow"/>
              </w:rPr>
            </w:pPr>
            <w:r w:rsidRPr="00E51380">
              <w:rPr>
                <w:sz w:val="18"/>
                <w:szCs w:val="18"/>
                <w:highlight w:val="yellow"/>
              </w:rPr>
              <w:t>Доступ к данным мониторинга по серверам ИС и делать рассылку об авариях</w:t>
            </w:r>
          </w:p>
        </w:tc>
        <w:tc>
          <w:tcPr>
            <w:tcW w:w="98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8AB6B6D" w14:textId="0418B578" w:rsidR="00E51380" w:rsidRPr="00E51380" w:rsidRDefault="00E51380" w:rsidP="00E51380">
            <w:pPr>
              <w:jc w:val="left"/>
              <w:rPr>
                <w:sz w:val="18"/>
                <w:highlight w:val="yellow"/>
              </w:rPr>
            </w:pPr>
            <w:r w:rsidRPr="00E51380">
              <w:rPr>
                <w:sz w:val="18"/>
                <w:szCs w:val="18"/>
                <w:highlight w:val="yellow"/>
              </w:rPr>
              <w:t>Доменная ГД</w:t>
            </w:r>
          </w:p>
        </w:tc>
        <w:tc>
          <w:tcPr>
            <w:tcW w:w="43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344D8F0" w14:textId="42F67FBB" w:rsidR="00E51380" w:rsidRPr="00E51380" w:rsidRDefault="00E51380" w:rsidP="00E51380">
            <w:pPr>
              <w:jc w:val="left"/>
              <w:rPr>
                <w:sz w:val="18"/>
                <w:highlight w:val="yellow"/>
              </w:rPr>
            </w:pPr>
            <w:r w:rsidRPr="00E51380">
              <w:rPr>
                <w:sz w:val="18"/>
                <w:highlight w:val="yellow"/>
              </w:rPr>
              <w:t xml:space="preserve">s001tst-atlgs01</w:t>
            </w:r>
          </w:p>
        </w:tc>
        <w:tc>
          <w:tcPr>
            <w:tcW w:w="800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3434CB2" w14:textId="35A9C796" w:rsidR="00E51380" w:rsidRPr="00E51380" w:rsidRDefault="00E51380" w:rsidP="00E51380">
            <w:pPr>
              <w:jc w:val="left"/>
              <w:rPr>
                <w:sz w:val="18"/>
                <w:highlight w:val="yellow"/>
              </w:rPr>
            </w:pPr>
            <w:r w:rsidRPr="00E51380">
              <w:rPr>
                <w:sz w:val="18"/>
                <w:highlight w:val="yellow"/>
              </w:rPr>
              <w:t xml:space="preserve">Агапов Андрей Михайлович</w:t>
            </w:r>
          </w:p>
        </w:tc>
      </w:tr>
    </w:tbl>
    <w:p w14:paraId="3812D5A3" w14:textId="77777777" w:rsidR="00A840A5" w:rsidRDefault="0097365D" w:rsidP="00A840A5">
      <w:pPr>
        <w:rPr>
          <w:b/>
        </w:rPr>
      </w:pPr>
      <w:r w:rsidRPr="003D2805">
        <w:rPr>
          <w:i/>
          <w:color w:val="auto"/>
        </w:rPr>
        <w:t>*</w:t>
      </w:r>
      <w:r w:rsidR="003D2805" w:rsidRPr="003D2805">
        <w:rPr>
          <w:i/>
          <w:color w:val="auto"/>
        </w:rPr>
        <w:t xml:space="preserve">) </w:t>
      </w:r>
      <w:r w:rsidR="00A840A5" w:rsidRPr="003D2805">
        <w:rPr>
          <w:i/>
          <w:sz w:val="18"/>
        </w:rPr>
        <w:t xml:space="preserve">Добавление и удаление пользователей в группы доступа осуществляется через </w:t>
      </w:r>
      <w:proofErr w:type="spellStart"/>
      <w:r w:rsidR="00A840A5" w:rsidRPr="003D2805">
        <w:rPr>
          <w:i/>
          <w:sz w:val="18"/>
        </w:rPr>
        <w:t>ЕСУИД</w:t>
      </w:r>
      <w:proofErr w:type="spellEnd"/>
      <w:r w:rsidR="00A840A5" w:rsidRPr="003D2805">
        <w:rPr>
          <w:i/>
          <w:sz w:val="18"/>
        </w:rPr>
        <w:t xml:space="preserve"> на основании обращения во ВКУС</w:t>
      </w:r>
      <w:r w:rsidR="00A840A5" w:rsidRPr="003D2805">
        <w:rPr>
          <w:b/>
          <w:sz w:val="18"/>
        </w:rPr>
        <w:t>.</w:t>
      </w:r>
    </w:p>
    <w:p w14:paraId="459A977F" w14:textId="77777777" w:rsidR="00A840A5" w:rsidRPr="00A840A5" w:rsidRDefault="00A840A5" w:rsidP="00A840A5"/>
    <w:p w14:paraId="56B2BACD" w14:textId="77777777" w:rsidR="00A840A5" w:rsidRPr="00464420" w:rsidRDefault="00A840A5" w:rsidP="002332E0">
      <w:pPr>
        <w:pStyle w:val="1"/>
        <w:rPr>
          <w:i/>
        </w:rPr>
      </w:pPr>
      <w:r w:rsidRPr="00464420">
        <w:lastRenderedPageBreak/>
        <w:t>Приложение №</w:t>
      </w:r>
      <w:r w:rsidR="006E292D" w:rsidRPr="00464420">
        <w:t>5</w:t>
      </w:r>
      <w:r w:rsidRPr="00464420">
        <w:t xml:space="preserve"> Настройки М</w:t>
      </w:r>
      <w:r w:rsidR="007F478A" w:rsidRPr="00464420">
        <w:t>С</w:t>
      </w:r>
      <w:r w:rsidRPr="00464420">
        <w:t>Э</w:t>
      </w:r>
    </w:p>
    <w:p w14:paraId="21B5383F" w14:textId="77777777" w:rsidR="00A840A5" w:rsidRPr="00CA7845" w:rsidRDefault="00A840A5" w:rsidP="003D2805">
      <w:pPr>
        <w:keepNext/>
        <w:rPr>
          <w:i/>
        </w:rPr>
      </w:pPr>
      <w:r w:rsidRPr="00CA7845">
        <w:rPr>
          <w:i/>
        </w:rPr>
        <w:t>Стандартные взаимодействия: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7473"/>
      </w:tblGrid>
      <w:tr w:rsidR="00A840A5" w:rsidRPr="00A840A5" w14:paraId="1E50C71A" w14:textId="77777777" w:rsidTr="003D2805">
        <w:trPr>
          <w:cantSplit/>
          <w:trHeight w:val="388"/>
          <w:tblHeader/>
        </w:trPr>
        <w:tc>
          <w:tcPr>
            <w:tcW w:w="1284" w:type="pct"/>
            <w:shd w:val="clear" w:color="auto" w:fill="008E95"/>
            <w:tcMar>
              <w:top w:w="57" w:type="dxa"/>
              <w:left w:w="85" w:type="dxa"/>
              <w:bottom w:w="57" w:type="dxa"/>
              <w:right w:w="28" w:type="dxa"/>
            </w:tcMar>
            <w:vAlign w:val="center"/>
            <w:hideMark/>
          </w:tcPr>
          <w:p w14:paraId="403B8055" w14:textId="77777777" w:rsidR="00A840A5" w:rsidRPr="00CA784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Хосты</w:t>
            </w:r>
          </w:p>
        </w:tc>
        <w:tc>
          <w:tcPr>
            <w:tcW w:w="3716" w:type="pct"/>
            <w:shd w:val="clear" w:color="auto" w:fill="008E95"/>
            <w:tcMar>
              <w:top w:w="57" w:type="dxa"/>
              <w:left w:w="85" w:type="dxa"/>
              <w:bottom w:w="57" w:type="dxa"/>
              <w:right w:w="28" w:type="dxa"/>
            </w:tcMar>
            <w:vAlign w:val="center"/>
            <w:hideMark/>
          </w:tcPr>
          <w:p w14:paraId="45B7269A" w14:textId="77777777" w:rsidR="00A840A5" w:rsidRPr="00CA784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Стандартное</w:t>
            </w:r>
            <w:r w:rsidR="003D2805">
              <w:rPr>
                <w:color w:val="FFFFFF" w:themeColor="background1"/>
                <w:lang w:val="en-US"/>
              </w:rPr>
              <w:t xml:space="preserve"> </w:t>
            </w:r>
            <w:r w:rsidRPr="00CA7845">
              <w:rPr>
                <w:color w:val="FFFFFF" w:themeColor="background1"/>
              </w:rPr>
              <w:t>правило</w:t>
            </w:r>
          </w:p>
        </w:tc>
      </w:tr>
      <w:tr w:rsidR="00AA6A05" w:rsidRPr="00790C84" w14:paraId="25243D25" w14:textId="77777777" w:rsidTr="003D2805">
        <w:trPr>
          <w:cantSplit/>
        </w:trPr>
        <w:tc>
          <w:tcPr>
            <w:tcW w:w="1284" w:type="pct"/>
            <w:tcMar>
              <w:top w:w="57" w:type="dxa"/>
              <w:left w:w="85" w:type="dxa"/>
              <w:bottom w:w="57" w:type="dxa"/>
              <w:right w:w="28" w:type="dxa"/>
            </w:tcMar>
          </w:tcPr>
          <w:p w14:paraId="1BF2EC2A" w14:textId="191E8332" w:rsidR="00AA6A05" w:rsidRPr="003D2805" w:rsidRDefault="00AA6A05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r>
              <w:rPr>
                <w:sz w:val="18"/>
              </w:rPr>
              <w:t xml:space="preserve">s001tst-atlgs01.sibur.local (10.2.62.48)</w:t>
            </w:r>
            <w:proofErr w:type="gramStart"/>
            <w:r>
              <w:rPr>
                <w:sz w:val="18"/>
              </w:rPr>
              <w:t xml:space="preserve"/>
            </w:r>
            <w:proofErr w:type="gramEnd"/>
            <w:r>
              <w:rPr>
                <w:sz w:val="18"/>
              </w:rPr>
              <w:t xml:space="preserve"/>
            </w:r>
            <w:r w:rsidR="00693DEF" w:rsidRPr="00693DEF">
              <w:rPr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  <w:tc>
          <w:tcPr>
            <w:tcW w:w="3716" w:type="pct"/>
            <w:tcMar>
              <w:top w:w="57" w:type="dxa"/>
              <w:left w:w="85" w:type="dxa"/>
              <w:bottom w:w="57" w:type="dxa"/>
              <w:right w:w="28" w:type="dxa"/>
            </w:tcMar>
          </w:tcPr>
          <w:p w14:paraId="3F912159" w14:textId="2C39705F" w:rsidR="00AA6A05" w:rsidRPr="00E51380" w:rsidRDefault="00000000" w:rsidP="00AA6A05">
            <w:pPr>
              <w:pStyle w:val="a5"/>
              <w:jc w:val="left"/>
              <w:rPr>
                <w:rStyle w:val="aff3"/>
                <w:rFonts w:cs="Arial"/>
                <w:i w:val="0"/>
                <w:iCs/>
                <w:sz w:val="18"/>
                <w:szCs w:val="18"/>
              </w:rPr>
            </w:pPr>
            <w:r>
              <w:fldChar w:fldCharType="begin"/>
            </w:r>
            <w:r>
              <w:instrText>HYPERLINK</w:instrText>
            </w:r>
            <w:r w:rsidRPr="006D69A1">
              <w:rPr>
                <w:lang w:val="ru-RU"/>
                <w:rPrChange w:id="28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https</w:instrText>
            </w:r>
            <w:r w:rsidRPr="006D69A1">
              <w:rPr>
                <w:lang w:val="ru-RU"/>
                <w:rPrChange w:id="29" w:author="Мохов Никита Сергеевич" w:date="2026-09-21T15:12:00Z">
                  <w:rPr/>
                </w:rPrChange>
              </w:rPr>
              <w:instrText>://</w:instrText>
            </w:r>
            <w:r>
              <w:instrText>confluence</w:instrText>
            </w:r>
            <w:r w:rsidRPr="006D69A1">
              <w:rPr>
                <w:lang w:val="ru-RU"/>
                <w:rPrChange w:id="30" w:author="Мохов Никита Сергеевич" w:date="2026-09-21T15:12:00Z">
                  <w:rPr/>
                </w:rPrChange>
              </w:rPr>
              <w:instrText>.</w:instrText>
            </w:r>
            <w:r>
              <w:instrText>sibur</w:instrText>
            </w:r>
            <w:r w:rsidRPr="006D69A1">
              <w:rPr>
                <w:lang w:val="ru-RU"/>
                <w:rPrChange w:id="31" w:author="Мохов Никита Сергеевич" w:date="2026-09-21T15:12:00Z">
                  <w:rPr/>
                </w:rPrChange>
              </w:rPr>
              <w:instrText>.</w:instrText>
            </w:r>
            <w:r>
              <w:instrText>local</w:instrText>
            </w:r>
            <w:r w:rsidRPr="006D69A1">
              <w:rPr>
                <w:lang w:val="ru-RU"/>
                <w:rPrChange w:id="32" w:author="Мохов Никита Сергеевич" w:date="2026-09-21T15:12:00Z">
                  <w:rPr/>
                </w:rPrChange>
              </w:rPr>
              <w:instrText>/</w:instrText>
            </w:r>
            <w:r>
              <w:instrText>pages</w:instrText>
            </w:r>
            <w:r w:rsidRPr="006D69A1">
              <w:rPr>
                <w:lang w:val="ru-RU"/>
                <w:rPrChange w:id="33" w:author="Мохов Никита Сергеевич" w:date="2026-09-21T15:12:00Z">
                  <w:rPr/>
                </w:rPrChange>
              </w:rPr>
              <w:instrText>/</w:instrText>
            </w:r>
            <w:r>
              <w:instrText>viewpage</w:instrText>
            </w:r>
            <w:r w:rsidRPr="006D69A1">
              <w:rPr>
                <w:lang w:val="ru-RU"/>
                <w:rPrChange w:id="34" w:author="Мохов Никита Сергеевич" w:date="2026-09-21T15:12:00Z">
                  <w:rPr/>
                </w:rPrChange>
              </w:rPr>
              <w:instrText>.</w:instrText>
            </w:r>
            <w:r>
              <w:instrText>action</w:instrText>
            </w:r>
            <w:r w:rsidRPr="006D69A1">
              <w:rPr>
                <w:lang w:val="ru-RU"/>
                <w:rPrChange w:id="35" w:author="Мохов Никита Сергеевич" w:date="2026-09-21T15:12:00Z">
                  <w:rPr/>
                </w:rPrChange>
              </w:rPr>
              <w:instrText>?</w:instrText>
            </w:r>
            <w:r>
              <w:instrText>pageId</w:instrText>
            </w:r>
            <w:r w:rsidRPr="006D69A1">
              <w:rPr>
                <w:lang w:val="ru-RU"/>
                <w:rPrChange w:id="36" w:author="Мохов Никита Сергеевич" w:date="2026-09-21T15:12:00Z">
                  <w:rPr/>
                </w:rPrChange>
              </w:rPr>
              <w:instrText>=105867595" \</w:instrText>
            </w:r>
            <w:r>
              <w:instrText>l</w:instrText>
            </w:r>
            <w:r w:rsidRPr="006D69A1">
              <w:rPr>
                <w:lang w:val="ru-RU"/>
                <w:rPrChange w:id="37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id</w:instrText>
            </w:r>
            <w:r w:rsidRPr="006D69A1">
              <w:rPr>
                <w:lang w:val="ru-RU"/>
                <w:rPrChange w:id="38" w:author="Мохов Никита Сергеевич" w:date="2026-09-21T15:12:00Z">
                  <w:rPr/>
                </w:rPrChange>
              </w:rPr>
              <w:instrText>-%</w:instrText>
            </w:r>
            <w:r>
              <w:instrText>D</w:instrText>
            </w:r>
            <w:r w:rsidRPr="006D69A1">
              <w:rPr>
                <w:lang w:val="ru-RU"/>
                <w:rPrChange w:id="39" w:author="Мохов Никита Сергеевич" w:date="2026-09-21T15:12:00Z">
                  <w:rPr/>
                </w:rPrChange>
              </w:rPr>
              <w:instrText>0%9</w:instrText>
            </w:r>
            <w:r>
              <w:instrText>F</w:instrText>
            </w:r>
            <w:r w:rsidRPr="006D69A1">
              <w:rPr>
                <w:lang w:val="ru-RU"/>
                <w:rPrChange w:id="4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2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43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4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5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46" w:author="Мохов Никита Сергеевич" w:date="2026-09-21T15:12:00Z">
                  <w:rPr/>
                </w:rPrChange>
              </w:rPr>
              <w:instrText>1%87%</w:instrText>
            </w:r>
            <w:r>
              <w:instrText>D</w:instrText>
            </w:r>
            <w:r w:rsidRPr="006D69A1">
              <w:rPr>
                <w:lang w:val="ru-RU"/>
                <w:rPrChange w:id="4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8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49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5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1" w:author="Мохов Никита Сергеевич" w:date="2026-09-21T15:12:00Z">
                  <w:rPr/>
                </w:rPrChange>
              </w:rPr>
              <w:instrText>1%8</w:instrText>
            </w:r>
            <w:r>
              <w:instrText>C</w:instrText>
            </w:r>
            <w:r w:rsidRPr="006D69A1">
              <w:rPr>
                <w:lang w:val="ru-RU"/>
                <w:rPrChange w:id="5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3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54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5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7" w:author="Мохов Никита Сергеевич" w:date="2026-09-21T15:12:00Z">
                  <w:rPr/>
                </w:rPrChange>
              </w:rPr>
              <w:instrText>3%</w:instrText>
            </w:r>
            <w:r>
              <w:instrText>D</w:instrText>
            </w:r>
            <w:r w:rsidRPr="006D69A1">
              <w:rPr>
                <w:lang w:val="ru-RU"/>
                <w:rPrChange w:id="58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5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6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61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62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63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6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6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66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6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68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69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7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71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7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73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7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75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76" w:author="Мохов Никита Сергеевич" w:date="2026-09-21T15:12:00Z">
                  <w:rPr/>
                </w:rPrChange>
              </w:rPr>
              <w:instrText>0%</w:instrText>
            </w:r>
            <w:r>
              <w:instrText>BF</w:instrText>
            </w:r>
            <w:r w:rsidRPr="006D69A1">
              <w:rPr>
                <w:lang w:val="ru-RU"/>
                <w:rPrChange w:id="7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78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7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80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81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8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8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8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85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8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87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88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8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90" w:author="Мохов Никита Сергеевич" w:date="2026-09-21T15:12:00Z">
                  <w:rPr/>
                </w:rPrChange>
              </w:rPr>
              <w:instrText>1%8</w:instrText>
            </w:r>
            <w:r>
              <w:instrText>F</w:instrText>
            </w:r>
            <w:r w:rsidRPr="006D69A1">
              <w:rPr>
                <w:lang w:val="ru-RU"/>
                <w:rPrChange w:id="9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9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9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94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95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9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97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9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9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00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101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10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03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10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05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10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07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108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10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10" w:author="Мохов Никита Сергеевич" w:date="2026-09-21T15:12:00Z">
                  <w:rPr/>
                </w:rPrChange>
              </w:rPr>
              <w:instrText>1%84%</w:instrText>
            </w:r>
            <w:r>
              <w:instrText>D</w:instrText>
            </w:r>
            <w:r w:rsidRPr="006D69A1">
              <w:rPr>
                <w:lang w:val="ru-RU"/>
                <w:rPrChange w:id="111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11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13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114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115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116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117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118" w:author="Мохов Никита Сергеевич" w:date="2026-09-21T15:12:00Z">
                  <w:rPr/>
                </w:rPrChange>
              </w:rPr>
              <w:instrText>0%</w:instrText>
            </w:r>
            <w:r>
              <w:instrText>BA</w:instrText>
            </w:r>
            <w:r w:rsidRPr="006D69A1">
              <w:rPr>
                <w:lang w:val="ru-RU"/>
                <w:rPrChange w:id="11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20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121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122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123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12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25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12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27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12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29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13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31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13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33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13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35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136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13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38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13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4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41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14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43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14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45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146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147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14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49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15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51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15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53" w:author="Мохов Никита Сергеевич" w:date="2026-09-21T15:12:00Z">
                  <w:rPr/>
                </w:rPrChange>
              </w:rPr>
              <w:instrText>9-%</w:instrText>
            </w:r>
            <w:r>
              <w:instrText>D</w:instrText>
            </w:r>
            <w:r w:rsidRPr="006D69A1">
              <w:rPr>
                <w:lang w:val="ru-RU"/>
                <w:rPrChange w:id="154" w:author="Мохов Никита Сергеевич" w:date="2026-09-21T15:12:00Z">
                  <w:rPr/>
                </w:rPrChange>
              </w:rPr>
              <w:instrText>0%92%</w:instrText>
            </w:r>
            <w:r>
              <w:instrText>D</w:instrText>
            </w:r>
            <w:r w:rsidRPr="006D69A1">
              <w:rPr>
                <w:lang w:val="ru-RU"/>
                <w:rPrChange w:id="15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56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15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58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15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60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161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16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63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16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6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66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16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68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16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70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171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172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17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74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17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76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17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78" w:author="Мохов Никита Сергеевич" w:date="2026-09-21T15:12:00Z">
                  <w:rPr/>
                </w:rPrChange>
              </w:rPr>
              <w:instrText>5</w:instrText>
            </w:r>
            <w:r>
              <w:instrText>c</w:instrText>
            </w:r>
            <w:r w:rsidRPr="006D69A1">
              <w:rPr>
                <w:lang w:val="ru-RU"/>
                <w:rPrChange w:id="17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80" w:author="Мохов Никита Сергеевич" w:date="2026-09-21T15:12:00Z">
                  <w:rPr/>
                </w:rPrChange>
              </w:rPr>
              <w:instrText>0%</w:instrText>
            </w:r>
            <w:r>
              <w:instrText>BA</w:instrText>
            </w:r>
            <w:r w:rsidRPr="006D69A1">
              <w:rPr>
                <w:lang w:val="ru-RU"/>
                <w:rPrChange w:id="18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8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18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84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18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86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187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188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18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90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19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92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19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9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195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196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197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19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199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20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0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02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203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0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05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20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0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08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09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21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1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12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213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21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15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16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21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18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21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20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21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22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2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2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25" w:author="Мохов Никита Сергеевич" w:date="2026-09-21T15:12:00Z">
                  <w:rPr/>
                </w:rPrChange>
              </w:rPr>
              <w:instrText>2</w:instrText>
            </w:r>
            <w:r>
              <w:instrText>Linux</w:instrText>
            </w:r>
            <w:r w:rsidRPr="006D69A1">
              <w:rPr>
                <w:lang w:val="ru-RU"/>
                <w:rPrChange w:id="226" w:author="Мохов Никита Сергеевич" w:date="2026-09-21T15:12:00Z">
                  <w:rPr/>
                </w:rPrChange>
              </w:rPr>
              <w:instrText>"</w:instrText>
            </w:r>
            <w:r>
              <w:fldChar w:fldCharType="separate"/>
            </w:r>
            <w:r w:rsidR="00693DEF" w:rsidRPr="00693DEF">
              <w:rPr>
                <w:rStyle w:val="aff3"/>
                <w:i w:val="0"/>
                <w:sz w:val="18"/>
                <w:lang w:val="ru-RU"/>
              </w:rPr>
              <w:t xml:space="preserve">Взаимодействие с контроллером домена серверов </w:t>
            </w:r>
            <w:r w:rsidR="00693DEF" w:rsidRPr="00693DEF">
              <w:rPr>
                <w:rStyle w:val="aff3"/>
                <w:i w:val="0"/>
                <w:sz w:val="18"/>
              </w:rPr>
              <w:t>Linux</w:t>
            </w:r>
            <w:r>
              <w:rPr>
                <w:rStyle w:val="aff3"/>
                <w:i w:val="0"/>
                <w:sz w:val="18"/>
              </w:rPr>
              <w:fldChar w:fldCharType="end"/>
            </w:r>
            <w:r w:rsidR="00A51B4A">
              <w:rPr>
                <w:iCs/>
                <w:color w:val="000000" w:themeColor="text1"/>
                <w:sz w:val="18"/>
                <w:lang w:val="ru-RU"/>
              </w:rPr>
              <w:br/>
            </w:r>
            <w:r>
              <w:fldChar w:fldCharType="begin"/>
            </w:r>
            <w:r>
              <w:instrText>HYPERLINK</w:instrText>
            </w:r>
            <w:r w:rsidRPr="006D69A1">
              <w:rPr>
                <w:lang w:val="ru-RU"/>
                <w:rPrChange w:id="227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https</w:instrText>
            </w:r>
            <w:r w:rsidRPr="006D69A1">
              <w:rPr>
                <w:lang w:val="ru-RU"/>
                <w:rPrChange w:id="228" w:author="Мохов Никита Сергеевич" w:date="2026-09-21T15:12:00Z">
                  <w:rPr/>
                </w:rPrChange>
              </w:rPr>
              <w:instrText>://</w:instrText>
            </w:r>
            <w:r>
              <w:instrText>confluence</w:instrText>
            </w:r>
            <w:r w:rsidRPr="006D69A1">
              <w:rPr>
                <w:lang w:val="ru-RU"/>
                <w:rPrChange w:id="229" w:author="Мохов Никита Сергеевич" w:date="2026-09-21T15:12:00Z">
                  <w:rPr/>
                </w:rPrChange>
              </w:rPr>
              <w:instrText>.</w:instrText>
            </w:r>
            <w:r>
              <w:instrText>sibur</w:instrText>
            </w:r>
            <w:r w:rsidRPr="006D69A1">
              <w:rPr>
                <w:lang w:val="ru-RU"/>
                <w:rPrChange w:id="230" w:author="Мохов Никита Сергеевич" w:date="2026-09-21T15:12:00Z">
                  <w:rPr/>
                </w:rPrChange>
              </w:rPr>
              <w:instrText>.</w:instrText>
            </w:r>
            <w:r>
              <w:instrText>local</w:instrText>
            </w:r>
            <w:r w:rsidRPr="006D69A1">
              <w:rPr>
                <w:lang w:val="ru-RU"/>
                <w:rPrChange w:id="231" w:author="Мохов Никита Сергеевич" w:date="2026-09-21T15:12:00Z">
                  <w:rPr/>
                </w:rPrChange>
              </w:rPr>
              <w:instrText>/</w:instrText>
            </w:r>
            <w:r>
              <w:instrText>pages</w:instrText>
            </w:r>
            <w:r w:rsidRPr="006D69A1">
              <w:rPr>
                <w:lang w:val="ru-RU"/>
                <w:rPrChange w:id="232" w:author="Мохов Никита Сергеевич" w:date="2026-09-21T15:12:00Z">
                  <w:rPr/>
                </w:rPrChange>
              </w:rPr>
              <w:instrText>/</w:instrText>
            </w:r>
            <w:r>
              <w:instrText>viewpage</w:instrText>
            </w:r>
            <w:r w:rsidRPr="006D69A1">
              <w:rPr>
                <w:lang w:val="ru-RU"/>
                <w:rPrChange w:id="233" w:author="Мохов Никита Сергеевич" w:date="2026-09-21T15:12:00Z">
                  <w:rPr/>
                </w:rPrChange>
              </w:rPr>
              <w:instrText>.</w:instrText>
            </w:r>
            <w:r>
              <w:instrText>action</w:instrText>
            </w:r>
            <w:r w:rsidRPr="006D69A1">
              <w:rPr>
                <w:lang w:val="ru-RU"/>
                <w:rPrChange w:id="234" w:author="Мохов Никита Сергеевич" w:date="2026-09-21T15:12:00Z">
                  <w:rPr/>
                </w:rPrChange>
              </w:rPr>
              <w:instrText>?</w:instrText>
            </w:r>
            <w:r>
              <w:instrText>pageId</w:instrText>
            </w:r>
            <w:r w:rsidRPr="006D69A1">
              <w:rPr>
                <w:lang w:val="ru-RU"/>
                <w:rPrChange w:id="235" w:author="Мохов Никита Сергеевич" w:date="2026-09-21T15:12:00Z">
                  <w:rPr/>
                </w:rPrChange>
              </w:rPr>
              <w:instrText>=105867595" \</w:instrText>
            </w:r>
            <w:r>
              <w:instrText>l</w:instrText>
            </w:r>
            <w:r w:rsidRPr="006D69A1">
              <w:rPr>
                <w:lang w:val="ru-RU"/>
                <w:rPrChange w:id="236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id</w:instrText>
            </w:r>
            <w:r w:rsidRPr="006D69A1">
              <w:rPr>
                <w:lang w:val="ru-RU"/>
                <w:rPrChange w:id="237" w:author="Мохов Никита Сергеевич" w:date="2026-09-21T15:12:00Z">
                  <w:rPr/>
                </w:rPrChange>
              </w:rPr>
              <w:instrText>-%</w:instrText>
            </w:r>
            <w:r>
              <w:instrText>D</w:instrText>
            </w:r>
            <w:r w:rsidRPr="006D69A1">
              <w:rPr>
                <w:lang w:val="ru-RU"/>
                <w:rPrChange w:id="238" w:author="Мохов Никита Сергеевич" w:date="2026-09-21T15:12:00Z">
                  <w:rPr/>
                </w:rPrChange>
              </w:rPr>
              <w:instrText>0%9</w:instrText>
            </w:r>
            <w:r>
              <w:instrText>F</w:instrText>
            </w:r>
            <w:r w:rsidRPr="006D69A1">
              <w:rPr>
                <w:lang w:val="ru-RU"/>
                <w:rPrChange w:id="23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4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41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42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24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44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45" w:author="Мохов Никита Сергеевич" w:date="2026-09-21T15:12:00Z">
                  <w:rPr/>
                </w:rPrChange>
              </w:rPr>
              <w:instrText>1%87%</w:instrText>
            </w:r>
            <w:r>
              <w:instrText>D</w:instrText>
            </w:r>
            <w:r w:rsidRPr="006D69A1">
              <w:rPr>
                <w:lang w:val="ru-RU"/>
                <w:rPrChange w:id="24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47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248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24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50" w:author="Мохов Никита Сергеевич" w:date="2026-09-21T15:12:00Z">
                  <w:rPr/>
                </w:rPrChange>
              </w:rPr>
              <w:instrText>1%8</w:instrText>
            </w:r>
            <w:r>
              <w:instrText>C</w:instrText>
            </w:r>
            <w:r w:rsidRPr="006D69A1">
              <w:rPr>
                <w:lang w:val="ru-RU"/>
                <w:rPrChange w:id="25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52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253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5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5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56" w:author="Мохов Никита Сергеевич" w:date="2026-09-21T15:12:00Z">
                  <w:rPr/>
                </w:rPrChange>
              </w:rPr>
              <w:instrText>3%</w:instrText>
            </w:r>
            <w:r>
              <w:instrText>D</w:instrText>
            </w:r>
            <w:r w:rsidRPr="006D69A1">
              <w:rPr>
                <w:lang w:val="ru-RU"/>
                <w:rPrChange w:id="257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25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5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60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261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26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6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6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65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26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67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268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26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70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27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72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27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74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275" w:author="Мохов Никита Сергеевич" w:date="2026-09-21T15:12:00Z">
                  <w:rPr/>
                </w:rPrChange>
              </w:rPr>
              <w:instrText>0%</w:instrText>
            </w:r>
            <w:r>
              <w:instrText>BF</w:instrText>
            </w:r>
            <w:r w:rsidRPr="006D69A1">
              <w:rPr>
                <w:lang w:val="ru-RU"/>
                <w:rPrChange w:id="27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77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7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79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280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281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8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8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84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28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86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287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28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89" w:author="Мохов Никита Сергеевич" w:date="2026-09-21T15:12:00Z">
                  <w:rPr/>
                </w:rPrChange>
              </w:rPr>
              <w:instrText>1%8</w:instrText>
            </w:r>
            <w:r>
              <w:instrText>F</w:instrText>
            </w:r>
            <w:r w:rsidRPr="006D69A1">
              <w:rPr>
                <w:lang w:val="ru-RU"/>
                <w:rPrChange w:id="29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91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9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93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294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29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96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29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29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299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300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30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02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30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04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30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06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307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30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09" w:author="Мохов Никита Сергеевич" w:date="2026-09-21T15:12:00Z">
                  <w:rPr/>
                </w:rPrChange>
              </w:rPr>
              <w:instrText>1%84%</w:instrText>
            </w:r>
            <w:r>
              <w:instrText>D</w:instrText>
            </w:r>
            <w:r w:rsidRPr="006D69A1">
              <w:rPr>
                <w:lang w:val="ru-RU"/>
                <w:rPrChange w:id="310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31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12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313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314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315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316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317" w:author="Мохов Никита Сергеевич" w:date="2026-09-21T15:12:00Z">
                  <w:rPr/>
                </w:rPrChange>
              </w:rPr>
              <w:instrText>0%</w:instrText>
            </w:r>
            <w:r>
              <w:instrText>BA</w:instrText>
            </w:r>
            <w:r w:rsidRPr="006D69A1">
              <w:rPr>
                <w:lang w:val="ru-RU"/>
                <w:rPrChange w:id="31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19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320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321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322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32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24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32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26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32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28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32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30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33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32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33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34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335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33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37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33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3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40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34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42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34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44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345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346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34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48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34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50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35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52" w:author="Мохов Никита Сергеевич" w:date="2026-09-21T15:12:00Z">
                  <w:rPr/>
                </w:rPrChange>
              </w:rPr>
              <w:instrText>9-%</w:instrText>
            </w:r>
            <w:r>
              <w:instrText>D</w:instrText>
            </w:r>
            <w:r w:rsidRPr="006D69A1">
              <w:rPr>
                <w:lang w:val="ru-RU"/>
                <w:rPrChange w:id="353" w:author="Мохов Никита Сергеевич" w:date="2026-09-21T15:12:00Z">
                  <w:rPr/>
                </w:rPrChange>
              </w:rPr>
              <w:instrText>0%92%</w:instrText>
            </w:r>
            <w:r>
              <w:instrText>D</w:instrText>
            </w:r>
            <w:r w:rsidRPr="006D69A1">
              <w:rPr>
                <w:lang w:val="ru-RU"/>
                <w:rPrChange w:id="35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55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35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57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35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59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360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36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62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36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6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65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36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67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36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69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370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371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37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73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37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75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376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77" w:author="Мохов Никита Сергеевич" w:date="2026-09-21T15:12:00Z">
                  <w:rPr/>
                </w:rPrChange>
              </w:rPr>
              <w:instrText>5</w:instrText>
            </w:r>
            <w:r>
              <w:instrText>cartifactorytest</w:instrText>
            </w:r>
            <w:r w:rsidRPr="006D69A1">
              <w:rPr>
                <w:lang w:val="ru-RU"/>
                <w:rPrChange w:id="378" w:author="Мохов Никита Сергеевич" w:date="2026-09-21T15:12:00Z">
                  <w:rPr/>
                </w:rPrChange>
              </w:rPr>
              <w:instrText>" \</w:instrText>
            </w:r>
            <w:r>
              <w:instrText>t</w:instrText>
            </w:r>
            <w:r w:rsidRPr="006D69A1">
              <w:rPr>
                <w:lang w:val="ru-RU"/>
                <w:rPrChange w:id="379" w:author="Мохов Никита Сергеевич" w:date="2026-09-21T15:12:00Z">
                  <w:rPr/>
                </w:rPrChange>
              </w:rPr>
              <w:instrText xml:space="preserve"> "_</w:instrText>
            </w:r>
            <w:r>
              <w:instrText>blank</w:instrText>
            </w:r>
            <w:r w:rsidRPr="006D69A1">
              <w:rPr>
                <w:lang w:val="ru-RU"/>
                <w:rPrChange w:id="380" w:author="Мохов Никита Сергеевич" w:date="2026-09-21T15:12:00Z">
                  <w:rPr/>
                </w:rPrChange>
              </w:rPr>
              <w:instrText>"</w:instrText>
            </w:r>
            <w:r>
              <w:fldChar w:fldCharType="separate"/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 xml:space="preserve">Взаимодействие c </w:t>
            </w:r>
            <w:proofErr w:type="spellStart"/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artifactory</w:t>
            </w:r>
            <w:proofErr w:type="spellEnd"/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 xml:space="preserve"> </w:t>
            </w:r>
            <w:proofErr w:type="spellStart"/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test</w:t>
            </w:r>
            <w:proofErr w:type="spellEnd"/>
            <w:r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fldChar w:fldCharType="end"/>
            </w:r>
            <w:r w:rsidR="00A51B4A" w:rsidRPr="00DD0806">
              <w:rPr>
                <w:rFonts w:cs="Arial"/>
                <w:i w:val="0"/>
                <w:iCs/>
                <w:color w:val="000000" w:themeColor="text1"/>
                <w:sz w:val="18"/>
                <w:szCs w:val="18"/>
                <w:highlight w:val="yellow"/>
                <w:lang w:val="ru-RU"/>
              </w:rPr>
              <w:br/>
            </w:r>
            <w:r>
              <w:fldChar w:fldCharType="begin"/>
            </w:r>
            <w:r>
              <w:instrText>HYPERLINK</w:instrText>
            </w:r>
            <w:r w:rsidRPr="006D69A1">
              <w:rPr>
                <w:lang w:val="ru-RU"/>
                <w:rPrChange w:id="381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https</w:instrText>
            </w:r>
            <w:r w:rsidRPr="006D69A1">
              <w:rPr>
                <w:lang w:val="ru-RU"/>
                <w:rPrChange w:id="382" w:author="Мохов Никита Сергеевич" w:date="2026-09-21T15:12:00Z">
                  <w:rPr/>
                </w:rPrChange>
              </w:rPr>
              <w:instrText>://</w:instrText>
            </w:r>
            <w:r>
              <w:instrText>confluence</w:instrText>
            </w:r>
            <w:r w:rsidRPr="006D69A1">
              <w:rPr>
                <w:lang w:val="ru-RU"/>
                <w:rPrChange w:id="383" w:author="Мохов Никита Сергеевич" w:date="2026-09-21T15:12:00Z">
                  <w:rPr/>
                </w:rPrChange>
              </w:rPr>
              <w:instrText>.</w:instrText>
            </w:r>
            <w:r>
              <w:instrText>sibur</w:instrText>
            </w:r>
            <w:r w:rsidRPr="006D69A1">
              <w:rPr>
                <w:lang w:val="ru-RU"/>
                <w:rPrChange w:id="384" w:author="Мохов Никита Сергеевич" w:date="2026-09-21T15:12:00Z">
                  <w:rPr/>
                </w:rPrChange>
              </w:rPr>
              <w:instrText>.</w:instrText>
            </w:r>
            <w:r>
              <w:instrText>local</w:instrText>
            </w:r>
            <w:r w:rsidRPr="006D69A1">
              <w:rPr>
                <w:lang w:val="ru-RU"/>
                <w:rPrChange w:id="385" w:author="Мохов Никита Сергеевич" w:date="2026-09-21T15:12:00Z">
                  <w:rPr/>
                </w:rPrChange>
              </w:rPr>
              <w:instrText>/</w:instrText>
            </w:r>
            <w:r>
              <w:instrText>pages</w:instrText>
            </w:r>
            <w:r w:rsidRPr="006D69A1">
              <w:rPr>
                <w:lang w:val="ru-RU"/>
                <w:rPrChange w:id="386" w:author="Мохов Никита Сергеевич" w:date="2026-09-21T15:12:00Z">
                  <w:rPr/>
                </w:rPrChange>
              </w:rPr>
              <w:instrText>/</w:instrText>
            </w:r>
            <w:r>
              <w:instrText>viewpage</w:instrText>
            </w:r>
            <w:r w:rsidRPr="006D69A1">
              <w:rPr>
                <w:lang w:val="ru-RU"/>
                <w:rPrChange w:id="387" w:author="Мохов Никита Сергеевич" w:date="2026-09-21T15:12:00Z">
                  <w:rPr/>
                </w:rPrChange>
              </w:rPr>
              <w:instrText>.</w:instrText>
            </w:r>
            <w:r>
              <w:instrText>action</w:instrText>
            </w:r>
            <w:r w:rsidRPr="006D69A1">
              <w:rPr>
                <w:lang w:val="ru-RU"/>
                <w:rPrChange w:id="388" w:author="Мохов Никита Сергеевич" w:date="2026-09-21T15:12:00Z">
                  <w:rPr/>
                </w:rPrChange>
              </w:rPr>
              <w:instrText>?</w:instrText>
            </w:r>
            <w:r>
              <w:instrText>pageId</w:instrText>
            </w:r>
            <w:r w:rsidRPr="006D69A1">
              <w:rPr>
                <w:lang w:val="ru-RU"/>
                <w:rPrChange w:id="389" w:author="Мохов Никита Сергеевич" w:date="2026-09-21T15:12:00Z">
                  <w:rPr/>
                </w:rPrChange>
              </w:rPr>
              <w:instrText>=105867595" \</w:instrText>
            </w:r>
            <w:r>
              <w:instrText>l</w:instrText>
            </w:r>
            <w:r w:rsidRPr="006D69A1">
              <w:rPr>
                <w:lang w:val="ru-RU"/>
                <w:rPrChange w:id="390" w:author="Мохов Никита Сергеевич" w:date="2026-09-21T15:12:00Z">
                  <w:rPr/>
                </w:rPrChange>
              </w:rPr>
              <w:instrText xml:space="preserve"> "</w:instrText>
            </w:r>
            <w:r>
              <w:instrText>id</w:instrText>
            </w:r>
            <w:r w:rsidRPr="006D69A1">
              <w:rPr>
                <w:lang w:val="ru-RU"/>
                <w:rPrChange w:id="391" w:author="Мохов Никита Сергеевич" w:date="2026-09-21T15:12:00Z">
                  <w:rPr/>
                </w:rPrChange>
              </w:rPr>
              <w:instrText>-%</w:instrText>
            </w:r>
            <w:r>
              <w:instrText>D</w:instrText>
            </w:r>
            <w:r w:rsidRPr="006D69A1">
              <w:rPr>
                <w:lang w:val="ru-RU"/>
                <w:rPrChange w:id="392" w:author="Мохов Никита Сергеевич" w:date="2026-09-21T15:12:00Z">
                  <w:rPr/>
                </w:rPrChange>
              </w:rPr>
              <w:instrText>0%9</w:instrText>
            </w:r>
            <w:r>
              <w:instrText>F</w:instrText>
            </w:r>
            <w:r w:rsidRPr="006D69A1">
              <w:rPr>
                <w:lang w:val="ru-RU"/>
                <w:rPrChange w:id="39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394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95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396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39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398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399" w:author="Мохов Никита Сергеевич" w:date="2026-09-21T15:12:00Z">
                  <w:rPr/>
                </w:rPrChange>
              </w:rPr>
              <w:instrText>1%87%</w:instrText>
            </w:r>
            <w:r>
              <w:instrText>D</w:instrText>
            </w:r>
            <w:r w:rsidRPr="006D69A1">
              <w:rPr>
                <w:lang w:val="ru-RU"/>
                <w:rPrChange w:id="40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01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402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0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04" w:author="Мохов Никита Сергеевич" w:date="2026-09-21T15:12:00Z">
                  <w:rPr/>
                </w:rPrChange>
              </w:rPr>
              <w:instrText>1%8</w:instrText>
            </w:r>
            <w:r>
              <w:instrText>C</w:instrText>
            </w:r>
            <w:r w:rsidRPr="006D69A1">
              <w:rPr>
                <w:lang w:val="ru-RU"/>
                <w:rPrChange w:id="40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06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407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0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0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10" w:author="Мохов Никита Сергеевич" w:date="2026-09-21T15:12:00Z">
                  <w:rPr/>
                </w:rPrChange>
              </w:rPr>
              <w:instrText>3%</w:instrText>
            </w:r>
            <w:r>
              <w:instrText>D</w:instrText>
            </w:r>
            <w:r w:rsidRPr="006D69A1">
              <w:rPr>
                <w:lang w:val="ru-RU"/>
                <w:rPrChange w:id="411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41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1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14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415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416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1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18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19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420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21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422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23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24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2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26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42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28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429" w:author="Мохов Никита Сергеевич" w:date="2026-09-21T15:12:00Z">
                  <w:rPr/>
                </w:rPrChange>
              </w:rPr>
              <w:instrText>0%</w:instrText>
            </w:r>
            <w:r>
              <w:instrText>BF</w:instrText>
            </w:r>
            <w:r w:rsidRPr="006D69A1">
              <w:rPr>
                <w:lang w:val="ru-RU"/>
                <w:rPrChange w:id="43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31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3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33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434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435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3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3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38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43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40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441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44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43" w:author="Мохов Никита Сергеевич" w:date="2026-09-21T15:12:00Z">
                  <w:rPr/>
                </w:rPrChange>
              </w:rPr>
              <w:instrText>1%8</w:instrText>
            </w:r>
            <w:r>
              <w:instrText>F</w:instrText>
            </w:r>
            <w:r w:rsidRPr="006D69A1">
              <w:rPr>
                <w:lang w:val="ru-RU"/>
                <w:rPrChange w:id="44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45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4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47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448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4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50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51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52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53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454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55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56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45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58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459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60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461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6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63" w:author="Мохов Никита Сергеевич" w:date="2026-09-21T15:12:00Z">
                  <w:rPr/>
                </w:rPrChange>
              </w:rPr>
              <w:instrText>1%84%</w:instrText>
            </w:r>
            <w:r>
              <w:instrText>D</w:instrText>
            </w:r>
            <w:r w:rsidRPr="006D69A1">
              <w:rPr>
                <w:lang w:val="ru-RU"/>
                <w:rPrChange w:id="464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46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66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467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468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469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470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471" w:author="Мохов Никита Сергеевич" w:date="2026-09-21T15:12:00Z">
                  <w:rPr/>
                </w:rPrChange>
              </w:rPr>
              <w:instrText>0%</w:instrText>
            </w:r>
            <w:r>
              <w:instrText>BA</w:instrText>
            </w:r>
            <w:r w:rsidRPr="006D69A1">
              <w:rPr>
                <w:lang w:val="ru-RU"/>
                <w:rPrChange w:id="47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73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474" w:author="Мохов Никита Сергеевич" w:date="2026-09-21T15:12:00Z">
                  <w:rPr/>
                </w:rPrChange>
              </w:rPr>
              <w:instrText>1%83%</w:instrText>
            </w:r>
            <w:r>
              <w:instrText>D</w:instrText>
            </w:r>
            <w:r w:rsidRPr="006D69A1">
              <w:rPr>
                <w:lang w:val="ru-RU"/>
                <w:rPrChange w:id="475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476" w:author="Мохов Никита Сергеевич" w:date="2026-09-21T15:12:00Z">
                  <w:rPr/>
                </w:rPrChange>
              </w:rPr>
              <w:instrText>0%</w:instrText>
            </w:r>
            <w:r>
              <w:instrText>BD</w:instrText>
            </w:r>
            <w:r w:rsidRPr="006D69A1">
              <w:rPr>
                <w:lang w:val="ru-RU"/>
                <w:rPrChange w:id="477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78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479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80" w:author="Мохов Никита Сергеевич" w:date="2026-09-21T15:12:00Z">
                  <w:rPr/>
                </w:rPrChange>
              </w:rPr>
              <w:instrText>1%85%</w:instrText>
            </w:r>
            <w:r>
              <w:instrText>D</w:instrText>
            </w:r>
            <w:r w:rsidRPr="006D69A1">
              <w:rPr>
                <w:lang w:val="ru-RU"/>
                <w:rPrChange w:id="48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82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48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84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48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86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48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88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489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49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91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49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49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94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49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96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49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498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499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500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50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02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50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04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50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06" w:author="Мохов Никита Сергеевич" w:date="2026-09-21T15:12:00Z">
                  <w:rPr/>
                </w:rPrChange>
              </w:rPr>
              <w:instrText>9-%</w:instrText>
            </w:r>
            <w:r>
              <w:instrText>D</w:instrText>
            </w:r>
            <w:r w:rsidRPr="006D69A1">
              <w:rPr>
                <w:lang w:val="ru-RU"/>
                <w:rPrChange w:id="507" w:author="Мохов Никита Сергеевич" w:date="2026-09-21T15:12:00Z">
                  <w:rPr/>
                </w:rPrChange>
              </w:rPr>
              <w:instrText>0%9</w:instrText>
            </w:r>
            <w:r>
              <w:instrText>F</w:instrText>
            </w:r>
            <w:r w:rsidRPr="006D69A1">
              <w:rPr>
                <w:lang w:val="ru-RU"/>
                <w:rPrChange w:id="50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09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51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11" w:author="Мохов Никита Сергеевич" w:date="2026-09-21T15:12:00Z">
                  <w:rPr/>
                </w:rPrChange>
              </w:rPr>
              <w:instrText>1%80%</w:instrText>
            </w:r>
            <w:r>
              <w:instrText>D</w:instrText>
            </w:r>
            <w:r w:rsidRPr="006D69A1">
              <w:rPr>
                <w:lang w:val="ru-RU"/>
                <w:rPrChange w:id="512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513" w:author="Мохов Никита Сергеевич" w:date="2026-09-21T15:12:00Z">
                  <w:rPr/>
                </w:rPrChange>
              </w:rPr>
              <w:instrText>1%8</w:instrText>
            </w:r>
            <w:r>
              <w:instrText>B</w:instrText>
            </w:r>
            <w:r w:rsidRPr="006D69A1">
              <w:rPr>
                <w:lang w:val="ru-RU"/>
                <w:rPrChange w:id="514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1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16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517" w:author="Мохов Никита Сергеевич" w:date="2026-09-21T15:12:00Z">
                  <w:rPr/>
                </w:rPrChange>
              </w:rPr>
              <w:instrText>0%</w:instrText>
            </w:r>
            <w:r>
              <w:instrText>BB</w:instrText>
            </w:r>
            <w:r w:rsidRPr="006D69A1">
              <w:rPr>
                <w:lang w:val="ru-RU"/>
                <w:rPrChange w:id="51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19" w:author="Мохов Никита Сергеевич" w:date="2026-09-21T15:12:00Z">
                  <w:rPr/>
                </w:rPrChange>
              </w:rPr>
              <w:instrText>1%8</w:instrText>
            </w:r>
            <w:r>
              <w:instrText>F</w:instrText>
            </w:r>
            <w:r w:rsidRPr="006D69A1">
              <w:rPr>
                <w:lang w:val="ru-RU"/>
                <w:rPrChange w:id="52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2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22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52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24" w:author="Мохов Никита Сергеевич" w:date="2026-09-21T15:12:00Z">
                  <w:rPr/>
                </w:rPrChange>
              </w:rPr>
              <w:instrText>7%</w:instrText>
            </w:r>
            <w:r>
              <w:instrText>D</w:instrText>
            </w:r>
            <w:r w:rsidRPr="006D69A1">
              <w:rPr>
                <w:lang w:val="ru-RU"/>
                <w:rPrChange w:id="52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26" w:author="Мохов Никита Сергеевич" w:date="2026-09-21T15:12:00Z">
                  <w:rPr/>
                </w:rPrChange>
              </w:rPr>
              <w:instrText>0%</w:instrText>
            </w:r>
            <w:r>
              <w:instrText>D</w:instrText>
            </w:r>
            <w:r w:rsidRPr="006D69A1">
              <w:rPr>
                <w:lang w:val="ru-RU"/>
                <w:rPrChange w:id="52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28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529" w:author="Мохов Никита Сергеевич" w:date="2026-09-21T15:12:00Z">
                  <w:rPr/>
                </w:rPrChange>
              </w:rPr>
              <w:instrText>0%</w:instrText>
            </w:r>
            <w:r>
              <w:instrText>BC</w:instrText>
            </w:r>
            <w:r w:rsidRPr="006D69A1">
              <w:rPr>
                <w:lang w:val="ru-RU"/>
                <w:rPrChange w:id="53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31" w:author="Мохов Никита Сергеевич" w:date="2026-09-21T15:12:00Z">
                  <w:rPr/>
                </w:rPrChange>
              </w:rPr>
              <w:instrText>0%</w:instrText>
            </w:r>
            <w:r>
              <w:instrText>BE</w:instrText>
            </w:r>
            <w:r w:rsidRPr="006D69A1">
              <w:rPr>
                <w:lang w:val="ru-RU"/>
                <w:rPrChange w:id="532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3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34" w:author="Мохов Никита Сергеевич" w:date="2026-09-21T15:12:00Z">
                  <w:rPr/>
                </w:rPrChange>
              </w:rPr>
              <w:instrText>4%</w:instrText>
            </w:r>
            <w:r>
              <w:instrText>D</w:instrText>
            </w:r>
            <w:r w:rsidRPr="006D69A1">
              <w:rPr>
                <w:lang w:val="ru-RU"/>
                <w:rPrChange w:id="535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36" w:author="Мохов Никита Сергеевич" w:date="2026-09-21T15:12:00Z">
                  <w:rPr/>
                </w:rPrChange>
              </w:rPr>
              <w:instrText>5%</w:instrText>
            </w:r>
            <w:r>
              <w:instrText>D</w:instrText>
            </w:r>
            <w:r w:rsidRPr="006D69A1">
              <w:rPr>
                <w:lang w:val="ru-RU"/>
                <w:rPrChange w:id="537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38" w:author="Мохов Никита Сергеевич" w:date="2026-09-21T15:12:00Z">
                  <w:rPr/>
                </w:rPrChange>
              </w:rPr>
              <w:instrText>9%</w:instrText>
            </w:r>
            <w:r>
              <w:instrText>D</w:instrText>
            </w:r>
            <w:r w:rsidRPr="006D69A1">
              <w:rPr>
                <w:lang w:val="ru-RU"/>
                <w:rPrChange w:id="539" w:author="Мохов Никита Сергеевич" w:date="2026-09-21T15:12:00Z">
                  <w:rPr/>
                </w:rPrChange>
              </w:rPr>
              <w:instrText>1%81%</w:instrText>
            </w:r>
            <w:r>
              <w:instrText>D</w:instrText>
            </w:r>
            <w:r w:rsidRPr="006D69A1">
              <w:rPr>
                <w:lang w:val="ru-RU"/>
                <w:rPrChange w:id="540" w:author="Мохов Никита Сергеевич" w:date="2026-09-21T15:12:00Z">
                  <w:rPr/>
                </w:rPrChange>
              </w:rPr>
              <w:instrText>1%82%</w:instrText>
            </w:r>
            <w:r>
              <w:instrText>D</w:instrText>
            </w:r>
            <w:r w:rsidRPr="006D69A1">
              <w:rPr>
                <w:lang w:val="ru-RU"/>
                <w:rPrChange w:id="541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42" w:author="Мохов Никита Сергеевич" w:date="2026-09-21T15:12:00Z">
                  <w:rPr/>
                </w:rPrChange>
              </w:rPr>
              <w:instrText>2%</w:instrText>
            </w:r>
            <w:r>
              <w:instrText>D</w:instrText>
            </w:r>
            <w:r w:rsidRPr="006D69A1">
              <w:rPr>
                <w:lang w:val="ru-RU"/>
                <w:rPrChange w:id="543" w:author="Мохов Никита Сергеевич" w:date="2026-09-21T15:12:00Z">
                  <w:rPr/>
                </w:rPrChange>
              </w:rPr>
              <w:instrText>0%</w:instrText>
            </w:r>
            <w:r>
              <w:instrText>B</w:instrText>
            </w:r>
            <w:r w:rsidRPr="006D69A1">
              <w:rPr>
                <w:lang w:val="ru-RU"/>
                <w:rPrChange w:id="544" w:author="Мохов Никита Сергеевич" w:date="2026-09-21T15:12:00Z">
                  <w:rPr/>
                </w:rPrChange>
              </w:rPr>
              <w:instrText>8%</w:instrText>
            </w:r>
            <w:r>
              <w:instrText>D</w:instrText>
            </w:r>
            <w:r w:rsidRPr="006D69A1">
              <w:rPr>
                <w:lang w:val="ru-RU"/>
                <w:rPrChange w:id="545" w:author="Мохов Никита Сергеевич" w:date="2026-09-21T15:12:00Z">
                  <w:rPr/>
                </w:rPrChange>
              </w:rPr>
              <w:instrText>1%8</w:instrText>
            </w:r>
            <w:r>
              <w:instrText>F</w:instrText>
            </w:r>
            <w:r w:rsidRPr="006D69A1">
              <w:rPr>
                <w:lang w:val="ru-RU"/>
                <w:rPrChange w:id="546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47" w:author="Мохов Никита Сергеевич" w:date="2026-09-21T15:12:00Z">
                  <w:rPr/>
                </w:rPrChange>
              </w:rPr>
              <w:instrText>1%81</w:instrText>
            </w:r>
            <w:r>
              <w:instrText>Ansible</w:instrText>
            </w:r>
            <w:r w:rsidRPr="006D69A1">
              <w:rPr>
                <w:lang w:val="ru-RU"/>
                <w:rPrChange w:id="548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49" w:author="Мохов Никита Сергеевич" w:date="2026-09-21T15:12:00Z">
                  <w:rPr/>
                </w:rPrChange>
              </w:rPr>
              <w:instrText>0%9</w:instrText>
            </w:r>
            <w:r>
              <w:instrText>A</w:instrText>
            </w:r>
            <w:r w:rsidRPr="006D69A1">
              <w:rPr>
                <w:lang w:val="ru-RU"/>
                <w:rPrChange w:id="550" w:author="Мохов Никита Сергеевич" w:date="2026-09-21T15:12:00Z">
                  <w:rPr/>
                </w:rPrChange>
              </w:rPr>
              <w:instrText>%</w:instrText>
            </w:r>
            <w:r>
              <w:instrText>D</w:instrText>
            </w:r>
            <w:r w:rsidRPr="006D69A1">
              <w:rPr>
                <w:lang w:val="ru-RU"/>
                <w:rPrChange w:id="551" w:author="Мохов Никита Сергеевич" w:date="2026-09-21T15:12:00Z">
                  <w:rPr/>
                </w:rPrChange>
              </w:rPr>
              <w:instrText>0%</w:instrText>
            </w:r>
            <w:r>
              <w:instrText>A</w:instrText>
            </w:r>
            <w:r w:rsidRPr="006D69A1">
              <w:rPr>
                <w:lang w:val="ru-RU"/>
                <w:rPrChange w:id="552" w:author="Мохов Никита Сергеевич" w:date="2026-09-21T15:12:00Z">
                  <w:rPr/>
                </w:rPrChange>
              </w:rPr>
              <w:instrText>6" \</w:instrText>
            </w:r>
            <w:r>
              <w:instrText>t</w:instrText>
            </w:r>
            <w:r w:rsidRPr="006D69A1">
              <w:rPr>
                <w:lang w:val="ru-RU"/>
                <w:rPrChange w:id="553" w:author="Мохов Никита Сергеевич" w:date="2026-09-21T15:12:00Z">
                  <w:rPr/>
                </w:rPrChange>
              </w:rPr>
              <w:instrText xml:space="preserve"> "_</w:instrText>
            </w:r>
            <w:r>
              <w:instrText>blank</w:instrText>
            </w:r>
            <w:r w:rsidRPr="00790C84">
              <w:instrText>"</w:instrText>
            </w:r>
            <w:r>
              <w:fldChar w:fldCharType="separate"/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Порты</w:t>
            </w:r>
            <w:r w:rsidR="00A51B4A" w:rsidRPr="00790C84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 xml:space="preserve"> </w:t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для</w:t>
            </w:r>
            <w:r w:rsidR="00A51B4A" w:rsidRPr="00790C84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 xml:space="preserve"> </w:t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взаимодействия</w:t>
            </w:r>
            <w:r w:rsidR="00A51B4A" w:rsidRPr="00790C84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 xml:space="preserve"> </w:t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с</w:t>
            </w:r>
            <w:r w:rsidR="00A51B4A" w:rsidRPr="00790C84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 xml:space="preserve"> </w:t>
            </w:r>
            <w:r w:rsidR="00A51B4A" w:rsidRPr="00693DEF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>Ansible</w:t>
            </w:r>
            <w:r w:rsidR="00A51B4A" w:rsidRPr="00790C84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</w:rPr>
              <w:t xml:space="preserve"> </w:t>
            </w:r>
            <w:r w:rsidR="00A51B4A" w:rsidRPr="00DD0806"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t>КЦ</w:t>
            </w:r>
            <w:r>
              <w:rPr>
                <w:rStyle w:val="aff3"/>
                <w:rFonts w:cs="Arial"/>
                <w:i w:val="0"/>
                <w:iCs/>
                <w:sz w:val="18"/>
                <w:szCs w:val="18"/>
                <w:highlight w:val="yellow"/>
                <w:lang w:val="ru-RU"/>
              </w:rPr>
              <w:fldChar w:fldCharType="end"/>
            </w:r>
            <w:r w:rsidR="00A51B4A" w:rsidRPr="00790C84">
              <w:rPr>
                <w:rFonts w:cs="Arial"/>
                <w:i w:val="0"/>
                <w:iCs/>
                <w:color w:val="000000" w:themeColor="text1"/>
                <w:sz w:val="18"/>
                <w:szCs w:val="18"/>
                <w:highlight w:val="yellow"/>
              </w:rPr>
              <w:br/>
            </w:r>
            <w:hyperlink r:id="rId18" w:anchor="id-%D0%9F%D0%B5%D1%80%D0%B5%D1%87%D0%B5%D0%BD%D1%8C%D1%81%D0%BE%D0%B3%D0%BB%D0%B0%D1%81%D0%BE%D0%B2%D0%B0%D0%BD%D0%BD%D1%8B%D1%85%D0%BF%D0%BE%D1%80%D1%82%D0%BE%D0%B2%D0%B4%D0%BB%D1%8F%D0%BE%D1%81%D0%BD%D0%BE%D0%B2%D0%BD%D1%8B%D1%85%D0%B8%D0%BD%D1%84%D1%80%D0%B0%D1%81%D1%82%D1%80%D1%83%D0%BA%D1%82%D1%83%D1%80%D0%BD%D1%8B%D1%85%D0%B2%D0%B7%D0%B0%D0%B8%D0%BC%D0%BE%D0%B4%D0%B5%D0%B9%D1%81%D1%82%D0%B2%D0%B8%D0%B9-%D0%92%D0%B7%D0%B0%D0%B8%D0%BC%D0%BE%D0%B4%D0%B5%D0%B9%D1%81%D1%82%D0%B2%D0%B8%D0%B5c%D1%81%D0%B5%D1%80%D0%B2%D0%B5%D1%80%D0%BE%D0%BC%D0%B0%D0%BD%D1%82%D0%B8%D0%B2%D0%B8%D1%80%D1%83%D1%81%D0%BD%D0%BE%D0%B9%D0%B7%D0%B0%D1%89%D0%B8%D1%82%D1%8BDr.Web" w:tgtFrame="_blank" w:history="1"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Взаимодействие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693DEF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c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сервером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антивирусной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защиты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proofErr w:type="spellStart"/>
              <w:r w:rsidR="00A51B4A" w:rsidRPr="00693DEF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Dr</w:t>
              </w:r>
              <w:r w:rsidR="00A51B4A" w:rsidRPr="00790C84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.</w:t>
              </w:r>
              <w:r w:rsidR="00A51B4A" w:rsidRPr="00693DEF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Web</w:t>
              </w:r>
              <w:proofErr w:type="spellEnd"/>
            </w:hyperlink>
            <w:r w:rsidR="00A51B4A" w:rsidRPr="00790C84">
              <w:rPr>
                <w:rFonts w:cs="Arial"/>
                <w:i w:val="0"/>
                <w:iCs/>
                <w:color w:val="000000" w:themeColor="text1"/>
                <w:sz w:val="18"/>
                <w:szCs w:val="18"/>
                <w:highlight w:val="yellow"/>
              </w:rPr>
              <w:br/>
            </w:r>
            <w:hyperlink r:id="rId19" w:anchor="id-%D0%9F%D0%B5%D1%80%D0%B5%D1%87%D0%B5%D0%BD%D1%8C%D1%81%D0%BE%D0%B3%D0%BB%D0%B0%D1%81%D0%BE%D0%B2%D0%B0%D0%BD%D0%BD%D1%8B%D1%85%D0%BF%D0%BE%D1%80%D1%82%D0%BE%D0%B2%D0%B4%D0%BB%D1%8F%D0%BE%D1%81%D0%BD%D0%BE%D0%B2%D0%BD%D1%8B%D1%85%D0%B8%D0%BD%D1%84%D1%80%D0%B0%D1%81%D1%82%D1%80%D1%83%D0%BA%D1%82%D1%83%D1%80%D0%BD%D1%8B%D1%85%D0%B2%D0%B7%D0%B0%D0%B8%D0%BC%D0%BE%D0%B4%D0%B5%D0%B9%D1%81%D1%82%D0%B2%D0%B8%D0%B9-RDP+SSH(%D0%94%D0%BB%D1%8F%D1%82%D0%B5%D1%81%D1%82%D0%BE%D0%B2%D1%8B%D1%85%D1%81%D0%B5%D0%B3%D0%BC%D0%B5%D0%BD%D1%82%D0%BE%D0%B2)" w:tgtFrame="_blank" w:history="1">
              <w:proofErr w:type="spellStart"/>
              <w:r w:rsidR="00A51B4A" w:rsidRPr="00693DEF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RDP</w:t>
              </w:r>
              <w:r w:rsidR="00A51B4A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+</w:t>
              </w:r>
              <w:r w:rsidR="00A51B4A" w:rsidRPr="00693DEF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SSH</w:t>
              </w:r>
              <w:proofErr w:type="spellEnd"/>
              <w:r w:rsidR="00A51B4A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(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Для</w:t>
              </w:r>
              <w:r w:rsidR="00A51B4A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тестовых</w:t>
              </w:r>
              <w:r w:rsidR="00A51B4A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</w:t>
              </w:r>
              <w:r w:rsidR="00A51B4A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сегментов</w:t>
              </w:r>
              <w:r w:rsidR="00A51B4A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>)</w:t>
              </w:r>
            </w:hyperlink>
          </w:p>
          <w:p w14:paraId="515AD82E" w14:textId="3298C3CE" w:rsidR="00693DEF" w:rsidRPr="00E51380" w:rsidRDefault="00000000" w:rsidP="00693DEF">
            <w:pPr>
              <w:pStyle w:val="a5"/>
              <w:jc w:val="both"/>
              <w:rPr>
                <w:i w:val="0"/>
                <w:iCs/>
                <w:color w:val="000000" w:themeColor="text1"/>
                <w:sz w:val="18"/>
                <w:szCs w:val="18"/>
              </w:rPr>
            </w:pPr>
            <w:hyperlink r:id="rId20" w:anchor="id-%D0%9F%D0%B5%D1%80%D0%B5%D1%87%D0%B5%D0%BD%D1%8C%D1%81%D0%BE%D0%B3%D0%BB%D0%B0%D1%81%D0%BE%D0%B2%D0%B0%D0%BD%D0%BD%D1%8B%D1%85%D0%BF%D0%BE%D1%80%D1%82%D0%BE%D0%B2%D0%B4%D0%BB%D1%8F%D0%BE%D1%81%D0%BD%D0%BE%D0%B2%D0%BD%D1%8B%D1%85%D0%B8%D0%BD%D1%84%D1%80%D0%B0%D1%81%D1%82%D1%80%D1%83%D0%BA%D1%82%D1%83%D1%80%D0%BD%D1%8B%D1%85%D0%B2%D0%B7%D0%B0%D0%B8%D0%BC%D0%BE%D0%B4%D0%B5%D0%B9%D1%81%D1%82%D0%B2%D0%B8%D0%B9-%D0%92%D0%B7%D0%B0%D0%B8%D0%BC%D0%BE%D0%B4%D0%B5%D0%B9%D1%81%D1%82%D0%B2%D0%B8%D0%B5c%D1%81%D0%B5%D1%80%D0%B2%D0%B5%D1%80%D0%BE%D0%BC%D0%BF%D0%BE%D1%87%D1%82%D1%8B" w:history="1">
              <w:r w:rsidR="00693DEF" w:rsidRPr="00693DEF">
                <w:rPr>
                  <w:rStyle w:val="aff3"/>
                  <w:i w:val="0"/>
                  <w:iCs/>
                  <w:sz w:val="18"/>
                  <w:szCs w:val="18"/>
                  <w:lang w:val="ru-RU"/>
                </w:rPr>
                <w:t>Взаимодействие</w:t>
              </w:r>
              <w:r w:rsidR="00693DEF" w:rsidRPr="00E51380">
                <w:rPr>
                  <w:rStyle w:val="aff3"/>
                  <w:i w:val="0"/>
                  <w:iCs/>
                  <w:sz w:val="18"/>
                  <w:szCs w:val="18"/>
                </w:rPr>
                <w:t xml:space="preserve"> c </w:t>
              </w:r>
              <w:r w:rsidR="00693DEF" w:rsidRPr="00693DEF">
                <w:rPr>
                  <w:rStyle w:val="aff3"/>
                  <w:i w:val="0"/>
                  <w:iCs/>
                  <w:sz w:val="18"/>
                  <w:szCs w:val="18"/>
                  <w:lang w:val="ru-RU"/>
                </w:rPr>
                <w:t>сервером</w:t>
              </w:r>
              <w:r w:rsidR="00693DEF" w:rsidRPr="00E51380">
                <w:rPr>
                  <w:rStyle w:val="aff3"/>
                  <w:i w:val="0"/>
                  <w:iCs/>
                  <w:sz w:val="18"/>
                  <w:szCs w:val="18"/>
                </w:rPr>
                <w:t xml:space="preserve"> </w:t>
              </w:r>
              <w:r w:rsidR="00693DEF" w:rsidRPr="00693DEF">
                <w:rPr>
                  <w:rStyle w:val="aff3"/>
                  <w:i w:val="0"/>
                  <w:iCs/>
                  <w:sz w:val="18"/>
                  <w:szCs w:val="18"/>
                  <w:lang w:val="ru-RU"/>
                </w:rPr>
                <w:t>почты</w:t>
              </w:r>
            </w:hyperlink>
          </w:p>
        </w:tc>
      </w:tr>
      <w:tr w:rsidR="00AA6A05" w:rsidRPr="00693DEF" w14:paraId="0EF30647" w14:textId="77777777" w:rsidTr="00693DEF">
        <w:trPr>
          <w:cantSplit/>
          <w:trHeight w:val="596"/>
        </w:trPr>
        <w:tc>
          <w:tcPr>
            <w:tcW w:w="1284" w:type="pct"/>
            <w:tcMar>
              <w:top w:w="57" w:type="dxa"/>
              <w:left w:w="85" w:type="dxa"/>
              <w:bottom w:w="57" w:type="dxa"/>
              <w:right w:w="28" w:type="dxa"/>
            </w:tcMar>
          </w:tcPr>
          <w:p w14:paraId="7A4A8583" w14:textId="3FA00CC3" w:rsidR="00AA6A05" w:rsidRPr="00693DEF" w:rsidRDefault="00000000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</w:rPr>
            </w:pPr>
            <w:hyperlink r:id="rId21" w:history="1">
              <w:r w:rsidR="00693DEF" w:rsidRPr="00693DEF">
                <w:rPr>
                  <w:rStyle w:val="aff3"/>
                  <w:sz w:val="18"/>
                  <w:lang w:val="ru-RU"/>
                </w:rPr>
                <w:t>Все</w:t>
              </w:r>
              <w:r w:rsidR="00693DEF" w:rsidRPr="00693DEF">
                <w:rPr>
                  <w:rStyle w:val="aff3"/>
                  <w:sz w:val="18"/>
                </w:rPr>
                <w:t xml:space="preserve"> </w:t>
              </w:r>
              <w:r w:rsidR="00AA6A05" w:rsidRPr="00693DEF">
                <w:rPr>
                  <w:rStyle w:val="aff3"/>
                  <w:sz w:val="18"/>
                </w:rPr>
                <w:t>worker-</w:t>
              </w:r>
              <w:proofErr w:type="spellStart"/>
              <w:r w:rsidR="00AA6A05" w:rsidRPr="00693DEF">
                <w:rPr>
                  <w:rStyle w:val="aff3"/>
                  <w:sz w:val="18"/>
                  <w:lang w:val="ru-RU"/>
                </w:rPr>
                <w:t>ноды</w:t>
              </w:r>
              <w:proofErr w:type="spellEnd"/>
              <w:r w:rsidR="00AA6A05" w:rsidRPr="00693DEF">
                <w:rPr>
                  <w:rStyle w:val="aff3"/>
                  <w:sz w:val="18"/>
                </w:rPr>
                <w:t xml:space="preserve"> </w:t>
              </w:r>
              <w:r w:rsidR="00693DEF" w:rsidRPr="00693DEF">
                <w:rPr>
                  <w:rStyle w:val="aff3"/>
                  <w:sz w:val="18"/>
                </w:rPr>
                <w:t>k8s-test</w:t>
              </w:r>
            </w:hyperlink>
            <w:r w:rsidR="00693DEF">
              <w:rPr>
                <w:sz w:val="18"/>
              </w:rPr>
              <w:t xml:space="preserve"> </w:t>
            </w:r>
            <w:r w:rsidR="00AA6A05">
              <w:rPr>
                <w:sz w:val="18"/>
              </w:rPr>
              <w:t>s</w:t>
            </w:r>
            <w:r w:rsidR="00AA6A05" w:rsidRPr="00693DEF">
              <w:rPr>
                <w:sz w:val="18"/>
              </w:rPr>
              <w:t>001</w:t>
            </w:r>
            <w:r w:rsidR="00AA6A05">
              <w:rPr>
                <w:sz w:val="18"/>
              </w:rPr>
              <w:t>tst</w:t>
            </w:r>
            <w:r w:rsidR="00AA6A05" w:rsidRPr="00693DEF">
              <w:rPr>
                <w:sz w:val="18"/>
              </w:rPr>
              <w:t>-</w:t>
            </w:r>
            <w:r w:rsidR="00AA6A05">
              <w:rPr>
                <w:sz w:val="18"/>
              </w:rPr>
              <w:t>k</w:t>
            </w:r>
            <w:r w:rsidR="00AA6A05" w:rsidRPr="00693DEF">
              <w:rPr>
                <w:sz w:val="18"/>
              </w:rPr>
              <w:t>8</w:t>
            </w:r>
            <w:r w:rsidR="00AA6A05">
              <w:rPr>
                <w:sz w:val="18"/>
              </w:rPr>
              <w:t>s</w:t>
            </w:r>
            <w:r w:rsidR="00AA6A05" w:rsidRPr="00693DEF">
              <w:rPr>
                <w:sz w:val="18"/>
              </w:rPr>
              <w:t>-</w:t>
            </w:r>
            <w:r w:rsidR="00AA6A05">
              <w:rPr>
                <w:sz w:val="18"/>
              </w:rPr>
              <w:t>w</w:t>
            </w:r>
            <w:r w:rsidR="00693DEF">
              <w:rPr>
                <w:sz w:val="18"/>
              </w:rPr>
              <w:t>[xx]</w:t>
            </w:r>
          </w:p>
        </w:tc>
        <w:tc>
          <w:tcPr>
            <w:tcW w:w="3716" w:type="pct"/>
            <w:tcMar>
              <w:top w:w="57" w:type="dxa"/>
              <w:left w:w="85" w:type="dxa"/>
              <w:bottom w:w="57" w:type="dxa"/>
              <w:right w:w="28" w:type="dxa"/>
            </w:tcMar>
          </w:tcPr>
          <w:p w14:paraId="17F0E0F6" w14:textId="7EFFBA8A" w:rsidR="00AA6A05" w:rsidRPr="00693DEF" w:rsidRDefault="00000000" w:rsidP="00AA6A05">
            <w:pPr>
              <w:pStyle w:val="a5"/>
              <w:jc w:val="left"/>
              <w:rPr>
                <w:rFonts w:cs="Arial"/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hyperlink r:id="rId22" w:anchor="id-%D0%9F%D0%B5%D1%80%D0%B5%D1%87%D0%B5%D0%BD%D1%8C%D1%81%D0%BE%D0%B3%D0%BB%D0%B0%D1%81%D0%BE%D0%B2%D0%B0%D0%BD%D0%BD%D1%8B%D1%85%D0%BF%D0%BE%D1%80%D1%82%D0%BE%D0%B2%D0%B4%D0%BB%D1%8F%D0%BE%D1%81%D0%BD%D0%BE%D0%B2%D0%BD%D1%8B%D1%85%D0%B8%D0%BD%D1%84%D1%80%D0%B0%D1%81%D1%82%D1%80%D1%83%D0%BA%D1%82%D1%83%D1%80%D0%BD%D1%8B%D1%85%D0%B2%D0%B7%D0%B0%D0%B8%D0%BC%D0%BE%D0%B4%D0%B5%D0%B9%D1%81%D1%82%D0%B2%D0%B8%D0%B9-%D0%92%D0%B7%D0%B0%D0%B8%D0%BC%D0%BE%D0%B4%D0%B5%D0%B9%D1%81%D1%82%D0%B2%D0%B8%D0%B5cartifactorytest" w:tgtFrame="_blank" w:history="1">
              <w:r w:rsidR="00693DEF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Взаимодействие</w:t>
              </w:r>
              <w:r w:rsidR="00693DEF" w:rsidRPr="00E51380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</w:rPr>
                <w:t xml:space="preserve"> c artifact</w:t>
              </w:r>
              <w:proofErr w:type="spellStart"/>
              <w:r w:rsidR="00693DEF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ory</w:t>
              </w:r>
              <w:proofErr w:type="spellEnd"/>
              <w:r w:rsidR="00693DEF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 xml:space="preserve"> </w:t>
              </w:r>
              <w:proofErr w:type="spellStart"/>
              <w:r w:rsidR="00693DEF" w:rsidRPr="00DD0806">
                <w:rPr>
                  <w:rStyle w:val="aff3"/>
                  <w:rFonts w:cs="Arial"/>
                  <w:i w:val="0"/>
                  <w:iCs/>
                  <w:sz w:val="18"/>
                  <w:szCs w:val="18"/>
                  <w:highlight w:val="yellow"/>
                  <w:lang w:val="ru-RU"/>
                </w:rPr>
                <w:t>test</w:t>
              </w:r>
              <w:proofErr w:type="spellEnd"/>
            </w:hyperlink>
          </w:p>
        </w:tc>
      </w:tr>
    </w:tbl>
    <w:p w14:paraId="1C447B28" w14:textId="77777777" w:rsidR="00A840A5" w:rsidRPr="00205D4F" w:rsidRDefault="0097365D" w:rsidP="00A840A5">
      <w:pPr>
        <w:rPr>
          <w:i/>
        </w:rPr>
      </w:pPr>
      <w:r w:rsidRPr="00205D4F">
        <w:rPr>
          <w:i/>
          <w:color w:val="FF0000"/>
        </w:rPr>
        <w:t>!</w:t>
      </w:r>
      <w:r w:rsidR="00CA7845" w:rsidRPr="00205D4F">
        <w:rPr>
          <w:i/>
          <w:color w:val="FF0000"/>
        </w:rPr>
        <w:t xml:space="preserve"> </w:t>
      </w:r>
      <w:r w:rsidR="00A840A5" w:rsidRPr="003D2805">
        <w:rPr>
          <w:i/>
        </w:rPr>
        <w:t>Актуальный</w:t>
      </w:r>
      <w:r w:rsidR="00A840A5" w:rsidRPr="00205D4F">
        <w:rPr>
          <w:i/>
        </w:rPr>
        <w:t xml:space="preserve"> </w:t>
      </w:r>
      <w:r w:rsidR="00A840A5" w:rsidRPr="003D2805">
        <w:rPr>
          <w:i/>
        </w:rPr>
        <w:t>перечень</w:t>
      </w:r>
      <w:r w:rsidR="00A840A5" w:rsidRPr="00205D4F">
        <w:rPr>
          <w:i/>
        </w:rPr>
        <w:t xml:space="preserve"> </w:t>
      </w:r>
      <w:r w:rsidR="00A840A5" w:rsidRPr="003D2805">
        <w:rPr>
          <w:i/>
        </w:rPr>
        <w:t>портов</w:t>
      </w:r>
      <w:r w:rsidR="00A840A5" w:rsidRPr="00205D4F">
        <w:rPr>
          <w:i/>
        </w:rPr>
        <w:t xml:space="preserve"> </w:t>
      </w:r>
      <w:r w:rsidR="00A840A5" w:rsidRPr="003D2805">
        <w:rPr>
          <w:i/>
        </w:rPr>
        <w:t>доступен</w:t>
      </w:r>
      <w:r w:rsidR="00A840A5" w:rsidRPr="00205D4F">
        <w:rPr>
          <w:i/>
        </w:rPr>
        <w:t xml:space="preserve"> </w:t>
      </w:r>
      <w:r w:rsidR="00A840A5" w:rsidRPr="003D2805">
        <w:rPr>
          <w:i/>
        </w:rPr>
        <w:t>по</w:t>
      </w:r>
      <w:r w:rsidR="00A840A5" w:rsidRPr="00693DEF">
        <w:rPr>
          <w:i/>
          <w:lang w:val="en-US"/>
        </w:rPr>
        <w:t> </w:t>
      </w:r>
      <w:hyperlink r:id="rId23" w:history="1">
        <w:r w:rsidR="00A840A5" w:rsidRPr="003D2805">
          <w:rPr>
            <w:rStyle w:val="aff3"/>
            <w:b/>
            <w:i/>
          </w:rPr>
          <w:t>ссылке</w:t>
        </w:r>
      </w:hyperlink>
    </w:p>
    <w:p w14:paraId="0A356B33" w14:textId="77777777" w:rsidR="0097365D" w:rsidRPr="00205D4F" w:rsidRDefault="0097365D" w:rsidP="00A840A5"/>
    <w:p w14:paraId="3E5E49CF" w14:textId="77777777" w:rsidR="00A840A5" w:rsidRPr="00693DEF" w:rsidRDefault="00CA7845" w:rsidP="003D2805">
      <w:pPr>
        <w:keepNext/>
        <w:rPr>
          <w:i/>
          <w:lang w:val="en-US"/>
        </w:rPr>
      </w:pPr>
      <w:r w:rsidRPr="00CA7845">
        <w:rPr>
          <w:i/>
        </w:rPr>
        <w:t>Дополнительные</w:t>
      </w:r>
      <w:r w:rsidRPr="00693DEF">
        <w:rPr>
          <w:i/>
          <w:lang w:val="en-US"/>
        </w:rPr>
        <w:t xml:space="preserve"> </w:t>
      </w:r>
      <w:r w:rsidRPr="00CA7845">
        <w:rPr>
          <w:i/>
        </w:rPr>
        <w:t>взаимодействия</w:t>
      </w:r>
      <w:r w:rsidRPr="00693DEF">
        <w:rPr>
          <w:i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654"/>
        <w:gridCol w:w="1795"/>
        <w:gridCol w:w="1398"/>
        <w:gridCol w:w="730"/>
        <w:gridCol w:w="1086"/>
        <w:gridCol w:w="2533"/>
        <w:gridCol w:w="1537"/>
      </w:tblGrid>
      <w:tr w:rsidR="003D2805" w:rsidRPr="00693DEF" w14:paraId="1EB45E68" w14:textId="77777777" w:rsidTr="00205D4F">
        <w:trPr>
          <w:cantSplit/>
          <w:tblHeader/>
        </w:trPr>
        <w:tc>
          <w:tcPr>
            <w:tcW w:w="16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2427293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№</w:t>
            </w:r>
          </w:p>
        </w:tc>
        <w:tc>
          <w:tcPr>
            <w:tcW w:w="326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A324C38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Action</w:t>
            </w:r>
          </w:p>
        </w:tc>
        <w:tc>
          <w:tcPr>
            <w:tcW w:w="877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A2B984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Source</w:t>
            </w:r>
          </w:p>
        </w:tc>
        <w:tc>
          <w:tcPr>
            <w:tcW w:w="698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B3C721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Destination</w:t>
            </w:r>
          </w:p>
        </w:tc>
        <w:tc>
          <w:tcPr>
            <w:tcW w:w="364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AEB3672" w14:textId="77777777" w:rsidR="003D2805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Source</w:t>
            </w:r>
          </w:p>
          <w:p w14:paraId="5C949E2F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Port</w:t>
            </w:r>
          </w:p>
        </w:tc>
        <w:tc>
          <w:tcPr>
            <w:tcW w:w="542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C856B22" w14:textId="77777777" w:rsidR="003D2805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Destination</w:t>
            </w:r>
          </w:p>
          <w:p w14:paraId="356BCD12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Port</w:t>
            </w:r>
          </w:p>
        </w:tc>
        <w:tc>
          <w:tcPr>
            <w:tcW w:w="1265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3A6FD97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</w:rPr>
              <w:t>Профиль</w:t>
            </w:r>
            <w:r w:rsidRPr="00693DEF"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IPS</w:t>
            </w:r>
          </w:p>
        </w:tc>
        <w:tc>
          <w:tcPr>
            <w:tcW w:w="767" w:type="pct"/>
            <w:shd w:val="clear" w:color="auto" w:fill="008E9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B395C" w14:textId="77777777" w:rsidR="004058E6" w:rsidRPr="00693DEF" w:rsidRDefault="004058E6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693DEF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75481E" w:rsidRPr="00693DEF" w14:paraId="06281922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28EF57" w14:textId="77777777" w:rsidR="0075481E" w:rsidRPr="00693DEF" w:rsidRDefault="0075481E" w:rsidP="0075481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  <w:lang w:val="en-US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7288F7" w14:textId="25012788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Allow</w:t>
            </w:r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681302" w14:textId="77777777" w:rsidR="0026636E" w:rsidRPr="0026636E" w:rsidRDefault="00000000" w:rsidP="0026636E">
            <w:pPr>
              <w:jc w:val="left"/>
              <w:rPr>
                <w:rStyle w:val="aff3"/>
                <w:color w:val="000000"/>
                <w:sz w:val="18"/>
                <w:lang w:val="en-US"/>
              </w:rPr>
            </w:pPr>
            <w:hyperlink r:id="rId24" w:history="1">
              <w:r w:rsidR="0026636E" w:rsidRPr="00693DEF">
                <w:rPr>
                  <w:rStyle w:val="aff3"/>
                  <w:sz w:val="18"/>
                </w:rPr>
                <w:t>Все</w:t>
              </w:r>
              <w:r w:rsidR="0026636E" w:rsidRPr="00693DEF">
                <w:rPr>
                  <w:rStyle w:val="aff3"/>
                  <w:sz w:val="18"/>
                  <w:lang w:val="en-US"/>
                </w:rPr>
                <w:t xml:space="preserve"> </w:t>
              </w:r>
              <w:r w:rsidR="0026636E" w:rsidRPr="00347DE6">
                <w:rPr>
                  <w:rStyle w:val="aff3"/>
                  <w:sz w:val="18"/>
                  <w:lang w:val="en-US"/>
                </w:rPr>
                <w:t>worker</w:t>
              </w:r>
              <w:r w:rsidR="0026636E" w:rsidRPr="00693DEF">
                <w:rPr>
                  <w:rStyle w:val="aff3"/>
                  <w:sz w:val="18"/>
                  <w:lang w:val="en-US"/>
                </w:rPr>
                <w:t>-</w:t>
              </w:r>
              <w:proofErr w:type="spellStart"/>
              <w:r w:rsidR="0026636E" w:rsidRPr="00693DEF">
                <w:rPr>
                  <w:rStyle w:val="aff3"/>
                  <w:sz w:val="18"/>
                </w:rPr>
                <w:t>ноды</w:t>
              </w:r>
              <w:proofErr w:type="spellEnd"/>
              <w:r w:rsidR="0026636E" w:rsidRPr="00693DEF">
                <w:rPr>
                  <w:rStyle w:val="aff3"/>
                  <w:sz w:val="18"/>
                  <w:lang w:val="en-US"/>
                </w:rPr>
                <w:t xml:space="preserve"> </w:t>
              </w:r>
              <w:r w:rsidR="0026636E" w:rsidRPr="00347DE6">
                <w:rPr>
                  <w:rStyle w:val="aff3"/>
                  <w:sz w:val="18"/>
                  <w:lang w:val="en-US"/>
                </w:rPr>
                <w:t>k8s-test</w:t>
              </w:r>
            </w:hyperlink>
          </w:p>
          <w:p w14:paraId="6DFD41F5" w14:textId="5FADFFC7" w:rsidR="0075481E" w:rsidRPr="00347DE6" w:rsidRDefault="0026636E" w:rsidP="0026636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001</w:t>
            </w:r>
            <w:r w:rsidRPr="00347DE6">
              <w:rPr>
                <w:sz w:val="18"/>
                <w:lang w:val="en-US"/>
              </w:rPr>
              <w:t>tst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k</w:t>
            </w:r>
            <w:r w:rsidRPr="00693DEF">
              <w:rPr>
                <w:sz w:val="18"/>
                <w:lang w:val="en-US"/>
              </w:rPr>
              <w:t>8</w:t>
            </w: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w[xx]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D85136" w14:textId="2640FB12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 xml:space="preserve">s001tst-atlgs01 (10.2.62.48)</w:t>
            </w:r>
            <w:r w:rsidR="00347DE6" w:rsidRPr="00693DEF">
              <w:rPr>
                <w:color w:val="000000" w:themeColor="text1"/>
                <w:sz w:val="18"/>
                <w:szCs w:val="20"/>
              </w:rPr>
              <w:t xml:space="preserve"/>
            </w:r>
            <w:r w:rsidRPr="00693DEF">
              <w:rPr>
                <w:sz w:val="18"/>
                <w:lang w:val="en-US"/>
              </w:rPr>
              <w:t xml:space="preserve"/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B04C2D" w14:textId="5567A8CE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Any</w:t>
            </w:r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671FBA" w14:textId="04C3C8B2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TCP 5432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392A6A" w14:textId="65F710AE" w:rsidR="0075481E" w:rsidRPr="00693DEF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</w:t>
            </w:r>
            <w:r w:rsidRPr="00693DEF">
              <w:rPr>
                <w:sz w:val="18"/>
              </w:rPr>
              <w:t>_</w:t>
            </w:r>
            <w:r>
              <w:rPr>
                <w:sz w:val="18"/>
              </w:rPr>
              <w:t>IPS</w:t>
            </w:r>
            <w:r w:rsidRPr="00693DEF">
              <w:rPr>
                <w:sz w:val="18"/>
              </w:rPr>
              <w:t>_</w:t>
            </w:r>
            <w:r>
              <w:rPr>
                <w:sz w:val="18"/>
              </w:rPr>
              <w:t>SQL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1D0A7C" w14:textId="5247D002" w:rsidR="0075481E" w:rsidRPr="00205D4F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5481E">
              <w:rPr>
                <w:sz w:val="18"/>
                <w:lang w:val="ru-RU"/>
              </w:rPr>
              <w:t>Доступ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платформы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к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тестовой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базе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данных</w:t>
            </w:r>
            <w:r w:rsidRPr="00205D4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PostgreSQL</w:t>
            </w:r>
          </w:p>
        </w:tc>
      </w:tr>
      <w:tr w:rsidR="0075481E" w:rsidRPr="00693DEF" w14:paraId="4D538799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2837CF" w14:textId="77777777" w:rsidR="0075481E" w:rsidRPr="00205D4F" w:rsidRDefault="0075481E" w:rsidP="0075481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F1EF9F" w14:textId="2803ACAD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Allow</w:t>
            </w:r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71077E" w14:textId="77777777" w:rsidR="0075481E" w:rsidRDefault="00000000" w:rsidP="0075481E">
            <w:pPr>
              <w:jc w:val="left"/>
              <w:rPr>
                <w:sz w:val="18"/>
              </w:rPr>
            </w:pPr>
            <w:hyperlink r:id="rId25" w:history="1">
              <w:r w:rsidR="00347DE6" w:rsidRPr="00347DE6">
                <w:rPr>
                  <w:rStyle w:val="aff3"/>
                  <w:sz w:val="18"/>
                </w:rPr>
                <w:t>Все проводные пользовательские подсети Сибур Холдинга</w:t>
              </w:r>
            </w:hyperlink>
          </w:p>
          <w:p w14:paraId="6FC178F0" w14:textId="77777777" w:rsidR="005B672D" w:rsidRPr="00E51380" w:rsidRDefault="005B672D" w:rsidP="0075481E">
            <w:pPr>
              <w:jc w:val="left"/>
              <w:rPr>
                <w:sz w:val="18"/>
              </w:rPr>
            </w:pPr>
          </w:p>
          <w:p w14:paraId="756F5FD1" w14:textId="72EE658B" w:rsidR="0096470D" w:rsidRPr="0096470D" w:rsidRDefault="0096470D" w:rsidP="0075481E">
            <w:pPr>
              <w:jc w:val="left"/>
              <w:rPr>
                <w:rStyle w:val="aff3"/>
                <w:sz w:val="18"/>
                <w:lang w:val="en-US"/>
              </w:rPr>
            </w:pPr>
            <w:r>
              <w:rPr>
                <w:sz w:val="18"/>
              </w:rPr>
              <w:fldChar w:fldCharType="begin"/>
            </w:r>
            <w:r w:rsidRPr="0096470D">
              <w:rPr>
                <w:sz w:val="18"/>
                <w:lang w:val="en-US"/>
              </w:rPr>
              <w:instrText>HYPERLINK "https://confluence.sibur.local/pages/viewpage.action?pageId=141536885"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 w:rsidRPr="0096470D">
              <w:rPr>
                <w:rStyle w:val="aff3"/>
                <w:sz w:val="18"/>
              </w:rPr>
              <w:t>Профиль</w:t>
            </w:r>
            <w:r w:rsidRPr="0096470D">
              <w:rPr>
                <w:rStyle w:val="aff3"/>
                <w:sz w:val="18"/>
                <w:lang w:val="en-US"/>
              </w:rPr>
              <w:t xml:space="preserve"> </w:t>
            </w:r>
            <w:r w:rsidRPr="0096470D">
              <w:rPr>
                <w:rStyle w:val="aff3"/>
                <w:sz w:val="18"/>
              </w:rPr>
              <w:t>МО</w:t>
            </w:r>
          </w:p>
          <w:p w14:paraId="72825E0E" w14:textId="3322B51C" w:rsidR="005B672D" w:rsidRPr="0096470D" w:rsidRDefault="00205D4F" w:rsidP="0075481E">
            <w:pPr>
              <w:jc w:val="left"/>
              <w:rPr>
                <w:b/>
                <w:bCs w:val="0"/>
                <w:color w:val="000000" w:themeColor="text1"/>
                <w:sz w:val="18"/>
                <w:lang w:val="en-US"/>
              </w:rPr>
            </w:pPr>
            <w:proofErr w:type="spellStart"/>
            <w:r w:rsidRPr="0096470D">
              <w:rPr>
                <w:rStyle w:val="aff3"/>
                <w:b/>
                <w:bCs w:val="0"/>
                <w:sz w:val="18"/>
                <w:lang w:val="en-US"/>
              </w:rPr>
              <w:t>SIBUR</w:t>
            </w:r>
            <w:proofErr w:type="spellEnd"/>
            <w:r w:rsidRPr="0096470D">
              <w:rPr>
                <w:rStyle w:val="aff3"/>
                <w:b/>
                <w:bCs w:val="0"/>
                <w:sz w:val="18"/>
                <w:lang w:val="en-US"/>
              </w:rPr>
              <w:t>-COMPANY-</w:t>
            </w:r>
            <w:proofErr w:type="spellStart"/>
            <w:r w:rsidRPr="0096470D">
              <w:rPr>
                <w:rStyle w:val="aff3"/>
                <w:b/>
                <w:bCs w:val="0"/>
                <w:sz w:val="18"/>
                <w:lang w:val="en-US"/>
              </w:rPr>
              <w:t>APPLICATION_ADM</w:t>
            </w:r>
            <w:proofErr w:type="spellEnd"/>
            <w:r w:rsidR="0096470D" w:rsidRPr="0096470D">
              <w:rPr>
                <w:rStyle w:val="aff3"/>
                <w:sz w:val="18"/>
                <w:lang w:val="en-US"/>
              </w:rPr>
              <w:t xml:space="preserve"> (10.0.26.0/23)</w:t>
            </w:r>
            <w:r w:rsidR="0096470D">
              <w:rPr>
                <w:sz w:val="18"/>
              </w:rPr>
              <w:fldChar w:fldCharType="end"/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5F413D" w14:textId="047D29C2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 xml:space="preserve">s001tst-atlgs01 (10.2.62.48)</w:t>
            </w:r>
            <w:r w:rsidR="00347DE6" w:rsidRPr="00693DEF">
              <w:rPr>
                <w:color w:val="000000" w:themeColor="text1"/>
                <w:sz w:val="18"/>
                <w:szCs w:val="20"/>
              </w:rPr>
              <w:t xml:space="preserve"/>
            </w:r>
            <w:r w:rsidRPr="00693DEF">
              <w:rPr>
                <w:sz w:val="18"/>
                <w:lang w:val="en-US"/>
              </w:rPr>
              <w:t xml:space="preserve"/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568844" w14:textId="170AB9AB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Any</w:t>
            </w:r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B68101" w14:textId="1181A55F" w:rsidR="0075481E" w:rsidRPr="00693DEF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693DEF">
              <w:rPr>
                <w:sz w:val="18"/>
                <w:lang w:val="en-US"/>
              </w:rPr>
              <w:t>TCP 5432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7FD735" w14:textId="35B1F598" w:rsidR="0075481E" w:rsidRPr="003D2805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SIBUR_IPS_SQL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6FEFE8" w14:textId="07279805" w:rsidR="0075481E" w:rsidRPr="00205D4F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5481E">
              <w:rPr>
                <w:sz w:val="18"/>
                <w:lang w:val="ru-RU"/>
              </w:rPr>
              <w:t>Доступ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команды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сопровождения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к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тестовой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базе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данных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для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разбора</w:t>
            </w:r>
            <w:r w:rsidRPr="00205D4F">
              <w:rPr>
                <w:sz w:val="18"/>
                <w:lang w:val="ru-RU"/>
              </w:rPr>
              <w:t xml:space="preserve"> </w:t>
            </w:r>
            <w:r w:rsidRPr="0075481E">
              <w:rPr>
                <w:sz w:val="18"/>
                <w:lang w:val="ru-RU"/>
              </w:rPr>
              <w:t>инцидентов</w:t>
            </w:r>
          </w:p>
        </w:tc>
      </w:tr>
      <w:tr w:rsidR="0075481E" w:rsidRPr="00A840A5" w14:paraId="2C7B87AB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F04FEB" w14:textId="77777777" w:rsidR="0075481E" w:rsidRPr="003D2805" w:rsidRDefault="0075481E" w:rsidP="0075481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36B513" w14:textId="361C464E" w:rsidR="0075481E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proofErr w:type="spellStart"/>
            <w:r>
              <w:rPr>
                <w:sz w:val="18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5313C8" w14:textId="77777777" w:rsidR="0026636E" w:rsidRPr="0026636E" w:rsidRDefault="00000000" w:rsidP="0075481E">
            <w:pPr>
              <w:jc w:val="left"/>
              <w:rPr>
                <w:rStyle w:val="aff3"/>
                <w:color w:val="000000"/>
                <w:sz w:val="18"/>
                <w:lang w:val="en-US"/>
              </w:rPr>
            </w:pPr>
            <w:r>
              <w:fldChar w:fldCharType="begin"/>
            </w:r>
            <w:r w:rsidRPr="006D69A1">
              <w:rPr>
                <w:lang w:val="en-US"/>
                <w:rPrChange w:id="554" w:author="Мохов Никита Сергеевич" w:date="2026-09-21T15:12:00Z">
                  <w:rPr/>
                </w:rPrChange>
              </w:rPr>
              <w:instrText>HYPERLINK "https://confluence.sibur.local/pages/viewpage.action?pageId=218624723"</w:instrText>
            </w:r>
            <w:r>
              <w:fldChar w:fldCharType="separate"/>
            </w:r>
            <w:r w:rsidR="005B672D" w:rsidRPr="00693DEF">
              <w:rPr>
                <w:rStyle w:val="aff3"/>
                <w:sz w:val="18"/>
              </w:rPr>
              <w:t>Все</w:t>
            </w:r>
            <w:r w:rsidR="005B672D" w:rsidRPr="00693DEF">
              <w:rPr>
                <w:rStyle w:val="aff3"/>
                <w:sz w:val="18"/>
                <w:lang w:val="en-US"/>
              </w:rPr>
              <w:t xml:space="preserve"> </w:t>
            </w:r>
            <w:r w:rsidR="005B672D" w:rsidRPr="00347DE6">
              <w:rPr>
                <w:rStyle w:val="aff3"/>
                <w:sz w:val="18"/>
                <w:lang w:val="en-US"/>
              </w:rPr>
              <w:t>worker</w:t>
            </w:r>
            <w:r w:rsidR="005B672D" w:rsidRPr="00693DEF">
              <w:rPr>
                <w:rStyle w:val="aff3"/>
                <w:sz w:val="18"/>
                <w:lang w:val="en-US"/>
              </w:rPr>
              <w:t>-</w:t>
            </w:r>
            <w:proofErr w:type="spellStart"/>
            <w:r w:rsidR="005B672D" w:rsidRPr="00693DEF">
              <w:rPr>
                <w:rStyle w:val="aff3"/>
                <w:sz w:val="18"/>
              </w:rPr>
              <w:t>ноды</w:t>
            </w:r>
            <w:proofErr w:type="spellEnd"/>
            <w:r w:rsidR="005B672D" w:rsidRPr="00693DEF">
              <w:rPr>
                <w:rStyle w:val="aff3"/>
                <w:sz w:val="18"/>
                <w:lang w:val="en-US"/>
              </w:rPr>
              <w:t xml:space="preserve"> </w:t>
            </w:r>
            <w:r w:rsidR="005B672D" w:rsidRPr="00347DE6">
              <w:rPr>
                <w:rStyle w:val="aff3"/>
                <w:sz w:val="18"/>
                <w:lang w:val="en-US"/>
              </w:rPr>
              <w:t>k8s-test</w:t>
            </w:r>
            <w:r>
              <w:rPr>
                <w:rStyle w:val="aff3"/>
                <w:sz w:val="18"/>
                <w:lang w:val="en-US"/>
              </w:rPr>
              <w:fldChar w:fldCharType="end"/>
            </w:r>
          </w:p>
          <w:p w14:paraId="19CD776A" w14:textId="4A21AF68" w:rsidR="0075481E" w:rsidRPr="005B672D" w:rsidRDefault="005B672D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001</w:t>
            </w:r>
            <w:r w:rsidRPr="00347DE6">
              <w:rPr>
                <w:sz w:val="18"/>
                <w:lang w:val="en-US"/>
              </w:rPr>
              <w:t>tst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k</w:t>
            </w:r>
            <w:r w:rsidRPr="00693DEF">
              <w:rPr>
                <w:sz w:val="18"/>
                <w:lang w:val="en-US"/>
              </w:rPr>
              <w:t>8</w:t>
            </w: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w[xx]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6AEB5B" w14:textId="2C74B25E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apiai.sibur</w:t>
            </w:r>
            <w:proofErr w:type="gramEnd"/>
            <w:r>
              <w:rPr>
                <w:sz w:val="18"/>
              </w:rPr>
              <w:t>.local</w:t>
            </w:r>
            <w:proofErr w:type="spellEnd"/>
            <w:r>
              <w:rPr>
                <w:sz w:val="18"/>
              </w:rPr>
              <w:t xml:space="preserve"> (10.204.128.14)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D3F7B1" w14:textId="13EB8A1B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sz w:val="18"/>
              </w:rPr>
              <w:t xml:space="preserve">TCP </w:t>
            </w:r>
            <w:proofErr w:type="spellStart"/>
            <w:r>
              <w:rPr>
                <w:sz w:val="18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D24865" w14:textId="4E1DEC00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sz w:val="18"/>
              </w:rPr>
              <w:t>TCP 443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3037B6" w14:textId="6CF38CB2" w:rsidR="0075481E" w:rsidRPr="003D2805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SIBUR_IPS_REMOTE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D625F9" w14:textId="15DD020E" w:rsidR="0075481E" w:rsidRPr="0075481E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</w:t>
            </w:r>
            <w:proofErr w:type="spellEnd"/>
            <w:r w:rsidRPr="0075481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AI</w:t>
            </w:r>
            <w:r w:rsidRPr="0075481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75481E">
              <w:rPr>
                <w:sz w:val="18"/>
                <w:lang w:val="ru-RU"/>
              </w:rPr>
              <w:t xml:space="preserve"> — обогащение задач и анализ документов. Запрашивается только сетевой доступ</w:t>
            </w:r>
          </w:p>
        </w:tc>
      </w:tr>
      <w:tr w:rsidR="0075481E" w:rsidRPr="00A840A5" w14:paraId="6A43E78F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62888D" w14:textId="77777777" w:rsidR="0075481E" w:rsidRPr="003D2805" w:rsidRDefault="0075481E" w:rsidP="0075481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1D5D5E" w14:textId="3157BFB8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proofErr w:type="spellStart"/>
            <w:r>
              <w:rPr>
                <w:sz w:val="18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1424D7" w14:textId="77777777" w:rsidR="0026636E" w:rsidRPr="0026636E" w:rsidRDefault="00000000" w:rsidP="0026636E">
            <w:pPr>
              <w:jc w:val="left"/>
              <w:rPr>
                <w:rStyle w:val="aff3"/>
                <w:color w:val="000000"/>
                <w:sz w:val="18"/>
                <w:lang w:val="en-US"/>
              </w:rPr>
            </w:pPr>
            <w:hyperlink r:id="rId26" w:history="1">
              <w:r w:rsidR="0026636E" w:rsidRPr="00693DEF">
                <w:rPr>
                  <w:rStyle w:val="aff3"/>
                  <w:sz w:val="18"/>
                </w:rPr>
                <w:t>Все</w:t>
              </w:r>
              <w:r w:rsidR="0026636E" w:rsidRPr="00693DEF">
                <w:rPr>
                  <w:rStyle w:val="aff3"/>
                  <w:sz w:val="18"/>
                  <w:lang w:val="en-US"/>
                </w:rPr>
                <w:t xml:space="preserve"> </w:t>
              </w:r>
              <w:r w:rsidR="0026636E" w:rsidRPr="00347DE6">
                <w:rPr>
                  <w:rStyle w:val="aff3"/>
                  <w:sz w:val="18"/>
                  <w:lang w:val="en-US"/>
                </w:rPr>
                <w:t>worker</w:t>
              </w:r>
              <w:r w:rsidR="0026636E" w:rsidRPr="00693DEF">
                <w:rPr>
                  <w:rStyle w:val="aff3"/>
                  <w:sz w:val="18"/>
                  <w:lang w:val="en-US"/>
                </w:rPr>
                <w:t>-</w:t>
              </w:r>
              <w:proofErr w:type="spellStart"/>
              <w:r w:rsidR="0026636E" w:rsidRPr="00693DEF">
                <w:rPr>
                  <w:rStyle w:val="aff3"/>
                  <w:sz w:val="18"/>
                </w:rPr>
                <w:t>ноды</w:t>
              </w:r>
              <w:proofErr w:type="spellEnd"/>
              <w:r w:rsidR="0026636E" w:rsidRPr="00693DEF">
                <w:rPr>
                  <w:rStyle w:val="aff3"/>
                  <w:sz w:val="18"/>
                  <w:lang w:val="en-US"/>
                </w:rPr>
                <w:t xml:space="preserve"> </w:t>
              </w:r>
              <w:r w:rsidR="0026636E" w:rsidRPr="00347DE6">
                <w:rPr>
                  <w:rStyle w:val="aff3"/>
                  <w:sz w:val="18"/>
                  <w:lang w:val="en-US"/>
                </w:rPr>
                <w:t>k8s-test</w:t>
              </w:r>
            </w:hyperlink>
          </w:p>
          <w:p w14:paraId="3693B850" w14:textId="4AD6221F" w:rsidR="0075481E" w:rsidRPr="005B672D" w:rsidRDefault="0026636E" w:rsidP="0026636E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001</w:t>
            </w:r>
            <w:r w:rsidRPr="00347DE6">
              <w:rPr>
                <w:sz w:val="18"/>
                <w:lang w:val="en-US"/>
              </w:rPr>
              <w:t>tst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k</w:t>
            </w:r>
            <w:r w:rsidRPr="00693DEF">
              <w:rPr>
                <w:sz w:val="18"/>
                <w:lang w:val="en-US"/>
              </w:rPr>
              <w:t>8</w:t>
            </w: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w[xx]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BA20E2" w14:textId="77777777" w:rsidR="005B672D" w:rsidRDefault="005B672D" w:rsidP="005B672D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5B672D">
              <w:rPr>
                <w:color w:val="000000" w:themeColor="text1"/>
                <w:sz w:val="18"/>
                <w:lang w:val="en-US"/>
              </w:rPr>
              <w:t>s</w:t>
            </w:r>
            <w:r w:rsidRPr="005B672D">
              <w:rPr>
                <w:color w:val="000000" w:themeColor="text1"/>
                <w:sz w:val="18"/>
              </w:rPr>
              <w:t>001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qas</w:t>
            </w:r>
            <w:proofErr w:type="spellEnd"/>
            <w:r w:rsidRPr="005B672D">
              <w:rPr>
                <w:color w:val="000000" w:themeColor="text1"/>
                <w:sz w:val="18"/>
              </w:rPr>
              <w:t>-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eaqn</w:t>
            </w:r>
            <w:proofErr w:type="spellEnd"/>
            <w:r w:rsidRPr="005B672D">
              <w:rPr>
                <w:color w:val="000000" w:themeColor="text1"/>
                <w:sz w:val="18"/>
              </w:rPr>
              <w:t>1</w:t>
            </w:r>
          </w:p>
          <w:p w14:paraId="648C4ECC" w14:textId="77777777" w:rsidR="005B672D" w:rsidRPr="005B672D" w:rsidRDefault="005B672D" w:rsidP="005B672D">
            <w:pPr>
              <w:jc w:val="left"/>
              <w:rPr>
                <w:color w:val="000000" w:themeColor="text1"/>
                <w:sz w:val="18"/>
                <w:lang w:val="en-US"/>
              </w:rPr>
            </w:pPr>
            <w:r>
              <w:rPr>
                <w:color w:val="000000" w:themeColor="text1"/>
                <w:sz w:val="18"/>
                <w:lang w:val="en-US"/>
              </w:rPr>
              <w:t>(10.2.5.49)</w:t>
            </w:r>
          </w:p>
          <w:p w14:paraId="75B7D9FF" w14:textId="77777777" w:rsidR="005B672D" w:rsidRDefault="005B672D" w:rsidP="005B672D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5B672D">
              <w:rPr>
                <w:color w:val="000000" w:themeColor="text1"/>
                <w:sz w:val="18"/>
                <w:lang w:val="en-US"/>
              </w:rPr>
              <w:t>s</w:t>
            </w:r>
            <w:r w:rsidRPr="005B672D">
              <w:rPr>
                <w:color w:val="000000" w:themeColor="text1"/>
                <w:sz w:val="18"/>
              </w:rPr>
              <w:t>001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qas</w:t>
            </w:r>
            <w:proofErr w:type="spellEnd"/>
            <w:r w:rsidRPr="005B672D">
              <w:rPr>
                <w:color w:val="000000" w:themeColor="text1"/>
                <w:sz w:val="18"/>
              </w:rPr>
              <w:t>-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srqn</w:t>
            </w:r>
            <w:proofErr w:type="spellEnd"/>
            <w:r w:rsidRPr="005B672D">
              <w:rPr>
                <w:color w:val="000000" w:themeColor="text1"/>
                <w:sz w:val="18"/>
              </w:rPr>
              <w:t>1</w:t>
            </w:r>
          </w:p>
          <w:p w14:paraId="29330F70" w14:textId="77777777" w:rsidR="005B672D" w:rsidRPr="005B672D" w:rsidRDefault="005B672D" w:rsidP="005B672D">
            <w:pPr>
              <w:jc w:val="left"/>
              <w:rPr>
                <w:color w:val="000000" w:themeColor="text1"/>
                <w:sz w:val="18"/>
                <w:lang w:val="en-US"/>
              </w:rPr>
            </w:pPr>
            <w:r>
              <w:rPr>
                <w:color w:val="000000" w:themeColor="text1"/>
                <w:sz w:val="18"/>
                <w:lang w:val="en-US"/>
              </w:rPr>
              <w:t>(10.2.18.163)</w:t>
            </w:r>
          </w:p>
          <w:p w14:paraId="5C12B4BF" w14:textId="3FF4B71D" w:rsidR="005B672D" w:rsidRPr="005B672D" w:rsidRDefault="005B672D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ACDB80" w14:textId="59DA8CCE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sz w:val="18"/>
              </w:rPr>
              <w:t xml:space="preserve">TCP </w:t>
            </w:r>
            <w:proofErr w:type="spellStart"/>
            <w:r>
              <w:rPr>
                <w:sz w:val="18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6DAEB8" w14:textId="30589247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sz w:val="18"/>
              </w:rPr>
              <w:t>TCP 443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D48DEE" w14:textId="50F086A8" w:rsidR="0075481E" w:rsidRPr="003D2805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SIBUR_IPS_REMOTE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55A912" w14:textId="23506C8B" w:rsidR="0075481E" w:rsidRPr="0075481E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5481E">
              <w:rPr>
                <w:sz w:val="18"/>
                <w:lang w:val="ru-RU"/>
              </w:rPr>
              <w:t xml:space="preserve">Исходящие вызовы платформы к системам-источникам (SAP ZSPACETRANS, Логинет) через интеграционную шину</w:t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ru-RU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 w:rsidRPr="0075481E">
              <w:rPr>
                <w:sz w:val="18"/>
                <w:lang w:val="ru-RU"/>
              </w:rPr>
              <w:t xml:space="preserve"/>
            </w:r>
          </w:p>
        </w:tc>
      </w:tr>
      <w:tr w:rsidR="0085092C" w:rsidRPr="0085092C" w14:paraId="10C69287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25A555" w14:textId="77777777" w:rsidR="0085092C" w:rsidRPr="003D2805" w:rsidRDefault="0085092C" w:rsidP="0085092C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44955B" w14:textId="3BF16601" w:rsidR="0085092C" w:rsidRDefault="0085092C" w:rsidP="0085092C">
            <w:pPr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82E975" w14:textId="77777777" w:rsidR="0026636E" w:rsidRPr="0026636E" w:rsidRDefault="00000000" w:rsidP="0026636E">
            <w:pPr>
              <w:jc w:val="left"/>
              <w:rPr>
                <w:rStyle w:val="aff3"/>
                <w:color w:val="000000"/>
                <w:sz w:val="18"/>
                <w:lang w:val="en-US"/>
              </w:rPr>
            </w:pPr>
            <w:r>
              <w:fldChar w:fldCharType="begin"/>
            </w:r>
            <w:r w:rsidRPr="006D69A1">
              <w:rPr>
                <w:lang w:val="en-US"/>
                <w:rPrChange w:id="555" w:author="Мохов Никита Сергеевич" w:date="2026-09-21T15:12:00Z">
                  <w:rPr/>
                </w:rPrChange>
              </w:rPr>
              <w:instrText>HYPERLINK "https://confluence.sibur.local/pages/viewpage.action?pageId=218624723"</w:instrText>
            </w:r>
            <w:r>
              <w:fldChar w:fldCharType="separate"/>
            </w:r>
            <w:r w:rsidR="0026636E" w:rsidRPr="00693DEF">
              <w:rPr>
                <w:rStyle w:val="aff3"/>
                <w:sz w:val="18"/>
              </w:rPr>
              <w:t>Все</w:t>
            </w:r>
            <w:r w:rsidR="0026636E" w:rsidRPr="00693DEF">
              <w:rPr>
                <w:rStyle w:val="aff3"/>
                <w:sz w:val="18"/>
                <w:lang w:val="en-US"/>
              </w:rPr>
              <w:t xml:space="preserve"> </w:t>
            </w:r>
            <w:r w:rsidR="0026636E" w:rsidRPr="00347DE6">
              <w:rPr>
                <w:rStyle w:val="aff3"/>
                <w:sz w:val="18"/>
                <w:lang w:val="en-US"/>
              </w:rPr>
              <w:t>worker</w:t>
            </w:r>
            <w:r w:rsidR="0026636E" w:rsidRPr="00693DEF">
              <w:rPr>
                <w:rStyle w:val="aff3"/>
                <w:sz w:val="18"/>
                <w:lang w:val="en-US"/>
              </w:rPr>
              <w:t>-</w:t>
            </w:r>
            <w:proofErr w:type="spellStart"/>
            <w:r w:rsidR="0026636E" w:rsidRPr="00693DEF">
              <w:rPr>
                <w:rStyle w:val="aff3"/>
                <w:sz w:val="18"/>
              </w:rPr>
              <w:t>ноды</w:t>
            </w:r>
            <w:proofErr w:type="spellEnd"/>
            <w:r w:rsidR="0026636E" w:rsidRPr="00693DEF">
              <w:rPr>
                <w:rStyle w:val="aff3"/>
                <w:sz w:val="18"/>
                <w:lang w:val="en-US"/>
              </w:rPr>
              <w:t xml:space="preserve"> </w:t>
            </w:r>
            <w:r w:rsidR="0026636E" w:rsidRPr="00347DE6">
              <w:rPr>
                <w:rStyle w:val="aff3"/>
                <w:sz w:val="18"/>
                <w:lang w:val="en-US"/>
              </w:rPr>
              <w:t>k8s-test</w:t>
            </w:r>
            <w:r>
              <w:rPr>
                <w:rStyle w:val="aff3"/>
                <w:sz w:val="18"/>
                <w:lang w:val="en-US"/>
              </w:rPr>
              <w:fldChar w:fldCharType="end"/>
            </w:r>
          </w:p>
          <w:p w14:paraId="712297FA" w14:textId="10430EFD" w:rsidR="0085092C" w:rsidRPr="0085092C" w:rsidRDefault="0026636E" w:rsidP="0026636E">
            <w:pPr>
              <w:jc w:val="left"/>
              <w:rPr>
                <w:sz w:val="18"/>
                <w:lang w:val="en-US"/>
              </w:rPr>
            </w:pP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001</w:t>
            </w:r>
            <w:r w:rsidRPr="00347DE6">
              <w:rPr>
                <w:sz w:val="18"/>
                <w:lang w:val="en-US"/>
              </w:rPr>
              <w:t>tst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k</w:t>
            </w:r>
            <w:r w:rsidRPr="00693DEF">
              <w:rPr>
                <w:sz w:val="18"/>
                <w:lang w:val="en-US"/>
              </w:rPr>
              <w:t>8</w:t>
            </w:r>
            <w:r w:rsidRPr="00347DE6">
              <w:rPr>
                <w:sz w:val="18"/>
                <w:lang w:val="en-US"/>
              </w:rPr>
              <w:t>s</w:t>
            </w:r>
            <w:r w:rsidRPr="00693DEF">
              <w:rPr>
                <w:sz w:val="18"/>
                <w:lang w:val="en-US"/>
              </w:rPr>
              <w:t>-</w:t>
            </w:r>
            <w:r w:rsidRPr="00347DE6">
              <w:rPr>
                <w:sz w:val="18"/>
                <w:lang w:val="en-US"/>
              </w:rPr>
              <w:t>w[xx]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F55C73" w14:textId="77777777" w:rsidR="0085092C" w:rsidRPr="0085092C" w:rsidRDefault="0085092C" w:rsidP="0085092C">
            <w:pPr>
              <w:jc w:val="left"/>
              <w:rPr>
                <w:sz w:val="18"/>
                <w:lang w:val="en-US"/>
              </w:rPr>
            </w:pPr>
            <w:proofErr w:type="spellStart"/>
            <w:r w:rsidRPr="0085092C">
              <w:rPr>
                <w:sz w:val="18"/>
                <w:lang w:val="en-US"/>
              </w:rPr>
              <w:t>asvnsi-</w:t>
            </w:r>
            <w:proofErr w:type="gramStart"/>
            <w:r w:rsidRPr="0085092C">
              <w:rPr>
                <w:sz w:val="18"/>
                <w:lang w:val="en-US"/>
              </w:rPr>
              <w:t>tst.sibur</w:t>
            </w:r>
            <w:proofErr w:type="gramEnd"/>
            <w:r w:rsidRPr="0085092C">
              <w:rPr>
                <w:sz w:val="18"/>
                <w:lang w:val="en-US"/>
              </w:rPr>
              <w:t>.local</w:t>
            </w:r>
            <w:proofErr w:type="spellEnd"/>
          </w:p>
          <w:p w14:paraId="572D3C71" w14:textId="50638196" w:rsidR="0085092C" w:rsidRPr="0085092C" w:rsidRDefault="0085092C" w:rsidP="0085092C">
            <w:pPr>
              <w:jc w:val="left"/>
              <w:rPr>
                <w:sz w:val="18"/>
                <w:highlight w:val="red"/>
                <w:lang w:val="en-US"/>
              </w:rPr>
            </w:pPr>
            <w:r w:rsidRPr="0085092C">
              <w:rPr>
                <w:sz w:val="18"/>
                <w:lang w:val="en-US"/>
              </w:rPr>
              <w:t>(10.4.1.142)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74A72B" w14:textId="10D3C925" w:rsidR="0085092C" w:rsidRPr="0085092C" w:rsidRDefault="0085092C" w:rsidP="0085092C">
            <w:pPr>
              <w:jc w:val="left"/>
              <w:rPr>
                <w:sz w:val="18"/>
                <w:lang w:val="en-US"/>
              </w:rPr>
            </w:pPr>
            <w:r>
              <w:rPr>
                <w:sz w:val="18"/>
              </w:rPr>
              <w:t xml:space="preserve">TCP </w:t>
            </w:r>
            <w:proofErr w:type="spellStart"/>
            <w:r>
              <w:rPr>
                <w:sz w:val="18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3E20F1" w14:textId="69E535A3" w:rsidR="0085092C" w:rsidRPr="0085092C" w:rsidRDefault="0085092C" w:rsidP="0085092C">
            <w:pPr>
              <w:jc w:val="left"/>
              <w:rPr>
                <w:sz w:val="18"/>
                <w:lang w:val="en-US"/>
              </w:rPr>
            </w:pPr>
            <w:r>
              <w:rPr>
                <w:sz w:val="18"/>
              </w:rPr>
              <w:t xml:space="preserve">TCP </w:t>
            </w:r>
            <w:r>
              <w:rPr>
                <w:sz w:val="18"/>
                <w:lang w:val="en-US"/>
              </w:rPr>
              <w:t>7507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82B55D" w14:textId="2D1192CC" w:rsidR="0085092C" w:rsidRDefault="0085092C" w:rsidP="0085092C">
            <w:pPr>
              <w:pStyle w:val="a5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SIBUR_IPS_REMOTE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747558" w14:textId="19478D14" w:rsidR="0085092C" w:rsidRPr="0085092C" w:rsidRDefault="0085092C" w:rsidP="0085092C">
            <w:pPr>
              <w:pStyle w:val="a5"/>
              <w:jc w:val="left"/>
              <w:rPr>
                <w:sz w:val="18"/>
                <w:lang w:val="ru-RU"/>
              </w:rPr>
            </w:pPr>
            <w:r w:rsidRPr="0075481E">
              <w:rPr>
                <w:sz w:val="18"/>
                <w:lang w:val="ru-RU"/>
              </w:rPr>
              <w:t xml:space="preserve">Исходящие вызовы платформы к системам-источникам (АСВ НСИ логистики) через интеграционную шину</w:t>
            </w:r>
            <w:proofErr w:type="spellStart"/>
            <w:r w:rsidRPr="0075481E">
              <w:rPr>
                <w:sz w:val="18"/>
                <w:lang w:val="ru-RU"/>
              </w:rPr>
              <w:t xml:space="preserve"/>
            </w:r>
            <w:proofErr w:type="spellEnd"/>
            <w:r w:rsidRPr="0075481E">
              <w:rPr>
                <w:sz w:val="18"/>
                <w:lang w:val="ru-RU"/>
              </w:rPr>
              <w:t xml:space="preserve"/>
            </w:r>
          </w:p>
        </w:tc>
      </w:tr>
      <w:tr w:rsidR="0075481E" w:rsidRPr="00A840A5" w14:paraId="587469AA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1758DA" w14:textId="77777777" w:rsidR="0075481E" w:rsidRPr="0085092C" w:rsidRDefault="0075481E" w:rsidP="0075481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B87F5B" w14:textId="0C7C5F22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proofErr w:type="spellStart"/>
            <w:r>
              <w:rPr>
                <w:sz w:val="18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0149B0" w14:textId="77777777" w:rsidR="0085092C" w:rsidRDefault="0085092C" w:rsidP="0085092C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5B672D">
              <w:rPr>
                <w:color w:val="000000" w:themeColor="text1"/>
                <w:sz w:val="18"/>
                <w:lang w:val="en-US"/>
              </w:rPr>
              <w:t>s</w:t>
            </w:r>
            <w:r w:rsidRPr="005B672D">
              <w:rPr>
                <w:color w:val="000000" w:themeColor="text1"/>
                <w:sz w:val="18"/>
              </w:rPr>
              <w:t>001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qas</w:t>
            </w:r>
            <w:proofErr w:type="spellEnd"/>
            <w:r w:rsidRPr="005B672D">
              <w:rPr>
                <w:color w:val="000000" w:themeColor="text1"/>
                <w:sz w:val="18"/>
              </w:rPr>
              <w:t>-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eaqn</w:t>
            </w:r>
            <w:proofErr w:type="spellEnd"/>
            <w:r w:rsidRPr="005B672D">
              <w:rPr>
                <w:color w:val="000000" w:themeColor="text1"/>
                <w:sz w:val="18"/>
              </w:rPr>
              <w:t>1</w:t>
            </w:r>
          </w:p>
          <w:p w14:paraId="6274975D" w14:textId="77777777" w:rsidR="0085092C" w:rsidRPr="005B672D" w:rsidRDefault="0085092C" w:rsidP="0085092C">
            <w:pPr>
              <w:jc w:val="left"/>
              <w:rPr>
                <w:color w:val="000000" w:themeColor="text1"/>
                <w:sz w:val="18"/>
                <w:lang w:val="en-US"/>
              </w:rPr>
            </w:pPr>
            <w:r>
              <w:rPr>
                <w:color w:val="000000" w:themeColor="text1"/>
                <w:sz w:val="18"/>
                <w:lang w:val="en-US"/>
              </w:rPr>
              <w:t>(10.2.5.49)</w:t>
            </w:r>
          </w:p>
          <w:p w14:paraId="2DDFADFE" w14:textId="77777777" w:rsidR="0085092C" w:rsidRDefault="0085092C" w:rsidP="0085092C">
            <w:pPr>
              <w:jc w:val="left"/>
              <w:rPr>
                <w:color w:val="000000" w:themeColor="text1"/>
                <w:sz w:val="18"/>
                <w:lang w:val="en-US"/>
              </w:rPr>
            </w:pPr>
            <w:r w:rsidRPr="005B672D">
              <w:rPr>
                <w:color w:val="000000" w:themeColor="text1"/>
                <w:sz w:val="18"/>
                <w:lang w:val="en-US"/>
              </w:rPr>
              <w:t>s</w:t>
            </w:r>
            <w:r w:rsidRPr="005B672D">
              <w:rPr>
                <w:color w:val="000000" w:themeColor="text1"/>
                <w:sz w:val="18"/>
              </w:rPr>
              <w:t>001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qas</w:t>
            </w:r>
            <w:proofErr w:type="spellEnd"/>
            <w:r w:rsidRPr="005B672D">
              <w:rPr>
                <w:color w:val="000000" w:themeColor="text1"/>
                <w:sz w:val="18"/>
              </w:rPr>
              <w:t>-</w:t>
            </w:r>
            <w:proofErr w:type="spellStart"/>
            <w:r w:rsidRPr="005B672D">
              <w:rPr>
                <w:color w:val="000000" w:themeColor="text1"/>
                <w:sz w:val="18"/>
                <w:lang w:val="en-US"/>
              </w:rPr>
              <w:t>srqn</w:t>
            </w:r>
            <w:proofErr w:type="spellEnd"/>
            <w:r w:rsidRPr="005B672D">
              <w:rPr>
                <w:color w:val="000000" w:themeColor="text1"/>
                <w:sz w:val="18"/>
              </w:rPr>
              <w:t>1</w:t>
            </w:r>
          </w:p>
          <w:p w14:paraId="4CFAAFEF" w14:textId="42B8A2D5" w:rsidR="0075481E" w:rsidRPr="00205D4F" w:rsidRDefault="0085092C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  <w:lang w:val="en-US"/>
              </w:rPr>
              <w:t>(10.2.18.163)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3C30A0" w14:textId="536CE2FE" w:rsidR="0075481E" w:rsidRPr="005B672D" w:rsidRDefault="0075481E" w:rsidP="0075481E">
            <w:pPr>
              <w:jc w:val="left"/>
              <w:rPr>
                <w:color w:val="000000" w:themeColor="text1"/>
                <w:sz w:val="18"/>
                <w:lang w:val="en-US"/>
              </w:rPr>
            </w:pPr>
            <w:r>
              <w:rPr>
                <w:sz w:val="18"/>
              </w:rPr>
              <w:t>балансировщик</w:t>
            </w:r>
            <w:r w:rsidR="005B672D">
              <w:rPr>
                <w:sz w:val="18"/>
              </w:rPr>
              <w:t xml:space="preserve"> </w:t>
            </w:r>
            <w:r w:rsidR="005B672D">
              <w:rPr>
                <w:sz w:val="18"/>
                <w:lang w:val="en-US"/>
              </w:rPr>
              <w:t>k8s</w:t>
            </w:r>
            <w:r>
              <w:rPr>
                <w:sz w:val="18"/>
              </w:rPr>
              <w:t xml:space="preserve"> Test</w:t>
            </w:r>
            <w:r w:rsidR="005B672D">
              <w:rPr>
                <w:sz w:val="18"/>
                <w:lang w:val="en-US"/>
              </w:rPr>
              <w:t xml:space="preserve"> (</w:t>
            </w:r>
            <w:r w:rsidR="005B672D">
              <w:rPr>
                <w:sz w:val="18"/>
              </w:rPr>
              <w:t>10.2.30.10</w:t>
            </w:r>
            <w:r w:rsidR="005B672D">
              <w:rPr>
                <w:sz w:val="18"/>
                <w:lang w:val="en-US"/>
              </w:rPr>
              <w:t>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224AEF" w14:textId="50A0250F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proofErr w:type="spellStart"/>
            <w:r>
              <w:rPr>
                <w:sz w:val="18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A1805F" w14:textId="2ABA83B2" w:rsidR="0075481E" w:rsidRPr="003D2805" w:rsidRDefault="0075481E" w:rsidP="0075481E">
            <w:pPr>
              <w:jc w:val="left"/>
              <w:rPr>
                <w:color w:val="000000" w:themeColor="text1"/>
                <w:sz w:val="18"/>
              </w:rPr>
            </w:pPr>
            <w:r>
              <w:rPr>
                <w:sz w:val="18"/>
              </w:rPr>
              <w:t>TCP 443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C6BCA3" w14:textId="505B15EF" w:rsidR="0075481E" w:rsidRPr="003D2805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SIBUR_IPS_REMOTE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3FAA48" w14:textId="007ED214" w:rsidR="0075481E" w:rsidRPr="0075481E" w:rsidRDefault="0075481E" w:rsidP="0075481E">
            <w:pPr>
              <w:pStyle w:val="a5"/>
              <w:jc w:val="left"/>
              <w:rPr>
                <w:i w:val="0"/>
                <w:iCs/>
                <w:color w:val="000000" w:themeColor="text1"/>
                <w:sz w:val="18"/>
                <w:szCs w:val="18"/>
                <w:lang w:val="ru-RU"/>
              </w:rPr>
            </w:pPr>
            <w:r w:rsidRPr="0075481E">
              <w:rPr>
                <w:sz w:val="18"/>
                <w:lang w:val="ru-RU"/>
              </w:rPr>
              <w:t xml:space="preserve">Входящие REST-запросы от (SAP ZSPACETRANS, Логинет) к платформе «Атлас логистики»</w:t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ru-RU"/>
              </w:rPr>
              <w:t xml:space="preserve"/>
            </w:r>
            <w:proofErr w:type="spellStart"/>
            <w:r w:rsidRPr="0075481E">
              <w:rPr>
                <w:sz w:val="18"/>
                <w:lang w:val="ru-RU"/>
              </w:rPr>
              <w:t xml:space="preserve"/>
            </w:r>
            <w:proofErr w:type="spellEnd"/>
            <w:r w:rsidRPr="0075481E">
              <w:rPr>
                <w:sz w:val="18"/>
                <w:lang w:val="ru-RU"/>
              </w:rPr>
              <w:t xml:space="preserve"/>
            </w:r>
          </w:p>
        </w:tc>
      </w:tr>
      <w:tr w:rsidR="00B1173E" w:rsidRPr="00A840A5" w14:paraId="37165098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044185" w14:textId="77777777" w:rsidR="00B1173E" w:rsidRPr="00B1173E" w:rsidRDefault="00B1173E" w:rsidP="00B1173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  <w:highlight w:val="yellow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528EBD" w14:textId="0FFCB9DF" w:rsidR="00B1173E" w:rsidRPr="00B1173E" w:rsidRDefault="00B1173E" w:rsidP="00B1173E">
            <w:pPr>
              <w:jc w:val="left"/>
              <w:rPr>
                <w:sz w:val="18"/>
                <w:highlight w:val="yellow"/>
              </w:rPr>
            </w:pPr>
            <w:proofErr w:type="spellStart"/>
            <w:r w:rsidRPr="00B1173E">
              <w:rPr>
                <w:sz w:val="18"/>
                <w:highlight w:val="yellow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3AD993" w14:textId="329A7262" w:rsidR="00B1173E" w:rsidRPr="005B672D" w:rsidRDefault="005B672D" w:rsidP="00B1173E">
            <w:pPr>
              <w:jc w:val="left"/>
              <w:rPr>
                <w:sz w:val="18"/>
                <w:highlight w:val="yellow"/>
              </w:rPr>
            </w:pPr>
            <w:r w:rsidRPr="005B672D">
              <w:rPr>
                <w:sz w:val="18"/>
                <w:highlight w:val="yellow"/>
                <w:lang w:val="en-US"/>
              </w:rPr>
              <w:t xml:space="preserve">s001tst-atlgs01 (10.2.62.48)</w:t>
            </w:r>
            <w:r w:rsidRPr="005B672D">
              <w:rPr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5B672D">
              <w:rPr>
                <w:sz w:val="18"/>
                <w:highlight w:val="yellow"/>
                <w:lang w:val="en-US"/>
              </w:rPr>
              <w:t xml:space="preserve"/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B9D26A" w14:textId="5B188E7B" w:rsidR="00B1173E" w:rsidRPr="005B672D" w:rsidRDefault="00B1173E" w:rsidP="00B1173E">
            <w:pPr>
              <w:jc w:val="left"/>
              <w:rPr>
                <w:sz w:val="18"/>
                <w:highlight w:val="yellow"/>
              </w:rPr>
            </w:pPr>
            <w:r w:rsidRPr="005B672D">
              <w:rPr>
                <w:sz w:val="18"/>
                <w:szCs w:val="18"/>
                <w:highlight w:val="yellow"/>
              </w:rPr>
              <w:t>s001as-initi-plat (10.2.83.140)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CA09A5" w14:textId="581EF693" w:rsidR="00B1173E" w:rsidRPr="005B672D" w:rsidRDefault="00B1173E" w:rsidP="00B1173E">
            <w:pPr>
              <w:jc w:val="left"/>
              <w:rPr>
                <w:sz w:val="18"/>
                <w:highlight w:val="yellow"/>
              </w:rPr>
            </w:pPr>
            <w:r w:rsidRPr="005B672D">
              <w:rPr>
                <w:sz w:val="18"/>
                <w:szCs w:val="18"/>
                <w:highlight w:val="yellow"/>
              </w:rPr>
              <w:t xml:space="preserve">TCP </w:t>
            </w:r>
            <w:proofErr w:type="spellStart"/>
            <w:r w:rsidRPr="005B672D">
              <w:rPr>
                <w:sz w:val="18"/>
                <w:szCs w:val="18"/>
                <w:highlight w:val="yellow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E0D051" w14:textId="36E642D7" w:rsidR="00B1173E" w:rsidRPr="00B1173E" w:rsidRDefault="00B1173E" w:rsidP="00B1173E">
            <w:pPr>
              <w:jc w:val="left"/>
              <w:rPr>
                <w:sz w:val="18"/>
                <w:highlight w:val="yellow"/>
              </w:rPr>
            </w:pPr>
            <w:r w:rsidRPr="00B1173E">
              <w:rPr>
                <w:sz w:val="18"/>
                <w:szCs w:val="18"/>
                <w:highlight w:val="yellow"/>
              </w:rPr>
              <w:t>TCP 2609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A470F2" w14:textId="3A9EF8FD" w:rsidR="00B1173E" w:rsidRPr="00B1173E" w:rsidRDefault="00B1173E" w:rsidP="00B1173E">
            <w:pPr>
              <w:pStyle w:val="a5"/>
              <w:jc w:val="left"/>
              <w:rPr>
                <w:sz w:val="18"/>
                <w:highlight w:val="yellow"/>
              </w:rPr>
            </w:pPr>
            <w:proofErr w:type="spellStart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SIBUR_IPS_DEFAULT_LINUX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8DAC42" w14:textId="7FC2D54D" w:rsidR="00B1173E" w:rsidRPr="00B1173E" w:rsidRDefault="00B1173E" w:rsidP="00B1173E">
            <w:pPr>
              <w:pStyle w:val="a5"/>
              <w:jc w:val="left"/>
              <w:rPr>
                <w:sz w:val="18"/>
                <w:highlight w:val="yellow"/>
                <w:lang w:val="ru-RU"/>
              </w:rPr>
            </w:pPr>
            <w:r w:rsidRPr="00B1173E"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 xml:space="preserve">Мониторинг параметров ОС </w:t>
            </w:r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Linux</w:t>
            </w:r>
            <w:r w:rsidRPr="00B1173E"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 xml:space="preserve"> с использованием агента </w:t>
            </w:r>
            <w:proofErr w:type="spellStart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INITI</w:t>
            </w:r>
            <w:proofErr w:type="spellEnd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 xml:space="preserve"> </w:t>
            </w:r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SOLO</w:t>
            </w:r>
            <w:r w:rsidRPr="00B1173E"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>.</w:t>
            </w:r>
          </w:p>
        </w:tc>
      </w:tr>
      <w:tr w:rsidR="00B1173E" w:rsidRPr="00A840A5" w14:paraId="1B735928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B4898B" w14:textId="77777777" w:rsidR="00B1173E" w:rsidRPr="00B1173E" w:rsidRDefault="00B1173E" w:rsidP="00B1173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  <w:highlight w:val="yellow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0D7A75" w14:textId="41FD8999" w:rsidR="00B1173E" w:rsidRPr="00B1173E" w:rsidRDefault="00B1173E" w:rsidP="00B1173E">
            <w:pPr>
              <w:jc w:val="left"/>
              <w:rPr>
                <w:sz w:val="18"/>
                <w:highlight w:val="yellow"/>
              </w:rPr>
            </w:pPr>
            <w:proofErr w:type="spellStart"/>
            <w:r w:rsidRPr="00B1173E">
              <w:rPr>
                <w:sz w:val="18"/>
                <w:szCs w:val="18"/>
                <w:highlight w:val="yellow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1F8FA1" w14:textId="36947738" w:rsidR="00B1173E" w:rsidRPr="005B672D" w:rsidRDefault="00B1173E" w:rsidP="00B1173E">
            <w:pPr>
              <w:jc w:val="left"/>
              <w:rPr>
                <w:sz w:val="18"/>
                <w:highlight w:val="yellow"/>
              </w:rPr>
            </w:pPr>
            <w:r w:rsidRPr="005B672D">
              <w:rPr>
                <w:sz w:val="18"/>
                <w:szCs w:val="18"/>
                <w:highlight w:val="yellow"/>
              </w:rPr>
              <w:t>s001ss-svserv01 [10.2.120.15]</w:t>
            </w:r>
            <w:r w:rsidRPr="005B672D">
              <w:rPr>
                <w:sz w:val="18"/>
                <w:szCs w:val="18"/>
                <w:highlight w:val="yellow"/>
              </w:rPr>
              <w:br/>
              <w:t>s001ss-svserv02 [10.2.120.16]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D5E503" w14:textId="5552FC3A" w:rsidR="00B1173E" w:rsidRPr="005B672D" w:rsidRDefault="005B672D" w:rsidP="00B1173E">
            <w:pPr>
              <w:jc w:val="left"/>
              <w:rPr>
                <w:sz w:val="18"/>
                <w:highlight w:val="yellow"/>
              </w:rPr>
            </w:pPr>
            <w:r w:rsidRPr="005B672D">
              <w:rPr>
                <w:sz w:val="18"/>
                <w:highlight w:val="yellow"/>
                <w:lang w:val="en-US"/>
              </w:rPr>
              <w:t xml:space="preserve">s001tst-atlgs01 (10.2.62.48)</w:t>
            </w:r>
            <w:r w:rsidRPr="005B672D">
              <w:rPr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5B672D">
              <w:rPr>
                <w:sz w:val="18"/>
                <w:highlight w:val="yellow"/>
                <w:lang w:val="en-US"/>
              </w:rPr>
              <w:t xml:space="preserve"/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BF6F8C" w14:textId="54DF7A9D" w:rsidR="00B1173E" w:rsidRPr="005B672D" w:rsidRDefault="00B1173E" w:rsidP="00B1173E">
            <w:pPr>
              <w:jc w:val="left"/>
              <w:rPr>
                <w:sz w:val="18"/>
                <w:highlight w:val="yellow"/>
              </w:rPr>
            </w:pPr>
            <w:proofErr w:type="spellStart"/>
            <w:r w:rsidRPr="005B672D">
              <w:rPr>
                <w:sz w:val="18"/>
                <w:szCs w:val="18"/>
                <w:highlight w:val="yellow"/>
              </w:rPr>
              <w:t>Any</w:t>
            </w:r>
            <w:proofErr w:type="spellEnd"/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26FDF7" w14:textId="1C6FB07B" w:rsidR="00B1173E" w:rsidRPr="00B1173E" w:rsidRDefault="00B1173E" w:rsidP="00B1173E">
            <w:pPr>
              <w:jc w:val="left"/>
              <w:rPr>
                <w:sz w:val="18"/>
                <w:highlight w:val="yellow"/>
              </w:rPr>
            </w:pPr>
            <w:proofErr w:type="spellStart"/>
            <w:r w:rsidRPr="00B1173E">
              <w:rPr>
                <w:sz w:val="18"/>
                <w:szCs w:val="18"/>
                <w:highlight w:val="yellow"/>
              </w:rPr>
              <w:t>Any</w:t>
            </w:r>
            <w:proofErr w:type="spellEnd"/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E9B7BC" w14:textId="03D21130" w:rsidR="00B1173E" w:rsidRPr="00B1173E" w:rsidRDefault="00B1173E" w:rsidP="00B1173E">
            <w:pPr>
              <w:pStyle w:val="a5"/>
              <w:jc w:val="left"/>
              <w:rPr>
                <w:sz w:val="18"/>
                <w:highlight w:val="yellow"/>
                <w:lang w:val="ru-RU"/>
              </w:rPr>
            </w:pPr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3A7A51" w14:textId="2CEA2240" w:rsidR="00B1173E" w:rsidRPr="00B1173E" w:rsidRDefault="00B1173E" w:rsidP="00B1173E">
            <w:pPr>
              <w:pStyle w:val="a5"/>
              <w:jc w:val="left"/>
              <w:rPr>
                <w:sz w:val="18"/>
                <w:highlight w:val="yellow"/>
                <w:lang w:val="ru-RU"/>
              </w:rPr>
            </w:pPr>
            <w:proofErr w:type="spellStart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Сканирование</w:t>
            </w:r>
            <w:proofErr w:type="spellEnd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1173E">
              <w:rPr>
                <w:rFonts w:cs="Arial"/>
                <w:color w:val="000000"/>
                <w:sz w:val="18"/>
                <w:szCs w:val="18"/>
                <w:highlight w:val="yellow"/>
              </w:rPr>
              <w:t>уязвимостей</w:t>
            </w:r>
            <w:proofErr w:type="spellEnd"/>
          </w:p>
        </w:tc>
      </w:tr>
      <w:tr w:rsidR="0034359D" w:rsidRPr="00A840A5" w14:paraId="5D793074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76C1B2" w14:textId="77777777" w:rsidR="0034359D" w:rsidRPr="00B1173E" w:rsidRDefault="0034359D" w:rsidP="00B1173E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  <w:highlight w:val="yellow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F1B58F" w14:textId="3628021E" w:rsidR="0034359D" w:rsidRPr="00B1173E" w:rsidRDefault="0034359D" w:rsidP="00B1173E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B1173E">
              <w:rPr>
                <w:sz w:val="18"/>
                <w:szCs w:val="18"/>
                <w:highlight w:val="yellow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CF1E5E" w14:textId="0E0BEE02" w:rsidR="0034359D" w:rsidRPr="0034359D" w:rsidRDefault="0034359D" w:rsidP="00B1173E">
            <w:pPr>
              <w:jc w:val="left"/>
              <w:rPr>
                <w:sz w:val="18"/>
                <w:szCs w:val="18"/>
                <w:highlight w:val="yellow"/>
              </w:rPr>
            </w:pPr>
            <w:r w:rsidRPr="0034359D">
              <w:rPr>
                <w:sz w:val="18"/>
                <w:highlight w:val="yellow"/>
                <w:lang w:val="en-US"/>
              </w:rPr>
              <w:t xml:space="preserve">s001tst-atlgs01 (10.2.62.48)</w:t>
            </w:r>
            <w:r w:rsidRPr="0034359D">
              <w:rPr>
                <w:color w:val="000000" w:themeColor="text1"/>
                <w:sz w:val="18"/>
                <w:szCs w:val="20"/>
                <w:highlight w:val="yellow"/>
              </w:rPr>
              <w:t xml:space="preserve"/>
            </w:r>
            <w:r w:rsidRPr="0034359D">
              <w:rPr>
                <w:sz w:val="18"/>
                <w:highlight w:val="yellow"/>
                <w:lang w:val="en-US"/>
              </w:rPr>
              <w:t xml:space="preserve"/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CCD9CF" w14:textId="6E53A526" w:rsidR="0034359D" w:rsidRPr="0034359D" w:rsidRDefault="0034359D" w:rsidP="00B1173E">
            <w:pPr>
              <w:jc w:val="left"/>
              <w:rPr>
                <w:sz w:val="18"/>
                <w:highlight w:val="yellow"/>
                <w:lang w:val="en-US"/>
              </w:rPr>
            </w:pPr>
            <w:r w:rsidRPr="0034359D">
              <w:rPr>
                <w:sz w:val="18"/>
                <w:highlight w:val="yellow"/>
                <w:lang w:val="en-US"/>
              </w:rPr>
              <w:t>s001as-KumaCOLL (10.2.86.133)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CCB5FC" w14:textId="069A5112" w:rsidR="0034359D" w:rsidRPr="0034359D" w:rsidRDefault="0034359D" w:rsidP="00B1173E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34359D">
              <w:rPr>
                <w:sz w:val="18"/>
                <w:szCs w:val="18"/>
                <w:highlight w:val="yellow"/>
                <w:lang w:val="en-US"/>
              </w:rPr>
              <w:t>UDP Any</w:t>
            </w:r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6E71F1" w14:textId="529CF7FD" w:rsidR="0034359D" w:rsidRPr="0034359D" w:rsidRDefault="0034359D" w:rsidP="00B1173E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34359D">
              <w:rPr>
                <w:sz w:val="18"/>
                <w:szCs w:val="18"/>
                <w:highlight w:val="yellow"/>
                <w:lang w:val="en-US"/>
              </w:rPr>
              <w:t>UDP 5160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160BE2" w14:textId="2CD8C0DA" w:rsidR="0034359D" w:rsidRPr="0034359D" w:rsidRDefault="0034359D" w:rsidP="00B1173E">
            <w:pPr>
              <w:pStyle w:val="a5"/>
              <w:jc w:val="left"/>
              <w:rPr>
                <w:rFonts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34359D">
              <w:rPr>
                <w:rFonts w:cs="Arial"/>
                <w:color w:val="000000"/>
                <w:sz w:val="18"/>
                <w:szCs w:val="18"/>
                <w:highlight w:val="yellow"/>
              </w:rPr>
              <w:t>SIBUR_IPS_SYSLOG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D2B510" w14:textId="317C9B7F" w:rsidR="0034359D" w:rsidRPr="0034359D" w:rsidRDefault="0034359D" w:rsidP="00B1173E">
            <w:pPr>
              <w:pStyle w:val="a5"/>
              <w:jc w:val="left"/>
              <w:rPr>
                <w:rFonts w:cs="Arial"/>
                <w:color w:val="000000"/>
                <w:sz w:val="18"/>
                <w:szCs w:val="18"/>
                <w:highlight w:val="yellow"/>
              </w:rPr>
            </w:pPr>
            <w:r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 xml:space="preserve">Взаимодействие с </w:t>
            </w:r>
            <w:r>
              <w:rPr>
                <w:rFonts w:cs="Arial"/>
                <w:color w:val="000000"/>
                <w:sz w:val="18"/>
                <w:szCs w:val="18"/>
                <w:highlight w:val="yellow"/>
              </w:rPr>
              <w:t>SIEM</w:t>
            </w:r>
          </w:p>
        </w:tc>
      </w:tr>
      <w:tr w:rsidR="0034359D" w:rsidRPr="00A840A5" w14:paraId="1D0FC639" w14:textId="77777777" w:rsidTr="00205D4F">
        <w:trPr>
          <w:cantSplit/>
        </w:trPr>
        <w:tc>
          <w:tcPr>
            <w:tcW w:w="16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B4288B" w14:textId="77777777" w:rsidR="0034359D" w:rsidRPr="00B1173E" w:rsidRDefault="0034359D" w:rsidP="0034359D">
            <w:pPr>
              <w:pStyle w:val="ab"/>
              <w:numPr>
                <w:ilvl w:val="0"/>
                <w:numId w:val="14"/>
              </w:numPr>
              <w:ind w:left="417"/>
              <w:jc w:val="left"/>
              <w:rPr>
                <w:color w:val="000000" w:themeColor="text1"/>
                <w:sz w:val="18"/>
                <w:highlight w:val="yellow"/>
              </w:rPr>
            </w:pPr>
          </w:p>
        </w:tc>
        <w:tc>
          <w:tcPr>
            <w:tcW w:w="326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84307D" w14:textId="529EABE4" w:rsidR="0034359D" w:rsidRPr="00B1173E" w:rsidRDefault="0034359D" w:rsidP="0034359D">
            <w:pPr>
              <w:jc w:val="left"/>
              <w:rPr>
                <w:sz w:val="18"/>
                <w:szCs w:val="18"/>
                <w:highlight w:val="yellow"/>
              </w:rPr>
            </w:pPr>
            <w:proofErr w:type="spellStart"/>
            <w:r w:rsidRPr="00B1173E">
              <w:rPr>
                <w:sz w:val="18"/>
                <w:szCs w:val="18"/>
                <w:highlight w:val="yellow"/>
              </w:rPr>
              <w:t>Allow</w:t>
            </w:r>
            <w:proofErr w:type="spellEnd"/>
          </w:p>
        </w:tc>
        <w:tc>
          <w:tcPr>
            <w:tcW w:w="877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BA485A" w14:textId="77777777" w:rsidR="007B17A3" w:rsidRPr="007B17A3" w:rsidRDefault="00000000" w:rsidP="007B17A3">
            <w:pPr>
              <w:jc w:val="left"/>
              <w:rPr>
                <w:rStyle w:val="aff3"/>
                <w:color w:val="000000"/>
                <w:sz w:val="18"/>
                <w:highlight w:val="yellow"/>
                <w:lang w:val="en-US"/>
              </w:rPr>
            </w:pPr>
            <w:hyperlink r:id="rId27" w:history="1">
              <w:r w:rsidR="007B17A3" w:rsidRPr="007B17A3">
                <w:rPr>
                  <w:rStyle w:val="aff3"/>
                  <w:sz w:val="18"/>
                  <w:highlight w:val="yellow"/>
                </w:rPr>
                <w:t>Все</w:t>
              </w:r>
              <w:r w:rsidR="007B17A3" w:rsidRPr="007B17A3">
                <w:rPr>
                  <w:rStyle w:val="aff3"/>
                  <w:sz w:val="18"/>
                  <w:highlight w:val="yellow"/>
                  <w:lang w:val="en-US"/>
                </w:rPr>
                <w:t xml:space="preserve"> worker-</w:t>
              </w:r>
              <w:proofErr w:type="spellStart"/>
              <w:r w:rsidR="007B17A3" w:rsidRPr="007B17A3">
                <w:rPr>
                  <w:rStyle w:val="aff3"/>
                  <w:sz w:val="18"/>
                  <w:highlight w:val="yellow"/>
                </w:rPr>
                <w:t>ноды</w:t>
              </w:r>
              <w:proofErr w:type="spellEnd"/>
              <w:r w:rsidR="007B17A3" w:rsidRPr="007B17A3">
                <w:rPr>
                  <w:rStyle w:val="aff3"/>
                  <w:sz w:val="18"/>
                  <w:highlight w:val="yellow"/>
                  <w:lang w:val="en-US"/>
                </w:rPr>
                <w:t xml:space="preserve"> k8s-test</w:t>
              </w:r>
            </w:hyperlink>
          </w:p>
          <w:p w14:paraId="0D451D01" w14:textId="19766BF4" w:rsidR="0034359D" w:rsidRPr="0034359D" w:rsidRDefault="007B17A3" w:rsidP="007B17A3">
            <w:pPr>
              <w:jc w:val="left"/>
              <w:rPr>
                <w:sz w:val="18"/>
                <w:highlight w:val="yellow"/>
                <w:lang w:val="en-US"/>
              </w:rPr>
            </w:pPr>
            <w:r w:rsidRPr="007B17A3">
              <w:rPr>
                <w:sz w:val="18"/>
                <w:highlight w:val="yellow"/>
                <w:lang w:val="en-US"/>
              </w:rPr>
              <w:t>s001tst-k8s-w[xx]</w:t>
            </w:r>
          </w:p>
        </w:tc>
        <w:tc>
          <w:tcPr>
            <w:tcW w:w="698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7670ED" w14:textId="105529E3" w:rsidR="0034359D" w:rsidRPr="0034359D" w:rsidRDefault="0034359D" w:rsidP="0034359D">
            <w:pPr>
              <w:jc w:val="left"/>
              <w:rPr>
                <w:sz w:val="18"/>
                <w:highlight w:val="yellow"/>
                <w:lang w:val="en-US"/>
              </w:rPr>
            </w:pPr>
            <w:r w:rsidRPr="0034359D">
              <w:rPr>
                <w:sz w:val="18"/>
                <w:highlight w:val="yellow"/>
                <w:lang w:val="en-US"/>
              </w:rPr>
              <w:t>s001as-KumaCOLL (10.2.86.133)</w:t>
            </w:r>
          </w:p>
        </w:tc>
        <w:tc>
          <w:tcPr>
            <w:tcW w:w="364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D70B76" w14:textId="2E34A901" w:rsidR="0034359D" w:rsidRPr="0034359D" w:rsidRDefault="0034359D" w:rsidP="0034359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34359D">
              <w:rPr>
                <w:sz w:val="18"/>
                <w:szCs w:val="18"/>
                <w:highlight w:val="yellow"/>
                <w:lang w:val="en-US"/>
              </w:rPr>
              <w:t>UDP Any</w:t>
            </w:r>
          </w:p>
        </w:tc>
        <w:tc>
          <w:tcPr>
            <w:tcW w:w="54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DFA620" w14:textId="2A2C9A24" w:rsidR="0034359D" w:rsidRPr="0034359D" w:rsidRDefault="0034359D" w:rsidP="0034359D">
            <w:pPr>
              <w:jc w:val="left"/>
              <w:rPr>
                <w:sz w:val="18"/>
                <w:szCs w:val="18"/>
                <w:highlight w:val="yellow"/>
                <w:lang w:val="en-US"/>
              </w:rPr>
            </w:pPr>
            <w:r w:rsidRPr="0034359D">
              <w:rPr>
                <w:sz w:val="18"/>
                <w:szCs w:val="18"/>
                <w:highlight w:val="yellow"/>
                <w:lang w:val="en-US"/>
              </w:rPr>
              <w:t>UDP 5173</w:t>
            </w:r>
          </w:p>
        </w:tc>
        <w:tc>
          <w:tcPr>
            <w:tcW w:w="1265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F507FF" w14:textId="388EF894" w:rsidR="0034359D" w:rsidRPr="0034359D" w:rsidRDefault="0034359D" w:rsidP="0034359D">
            <w:pPr>
              <w:pStyle w:val="a5"/>
              <w:jc w:val="left"/>
              <w:rPr>
                <w:rFonts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34359D">
              <w:rPr>
                <w:rFonts w:cs="Arial"/>
                <w:color w:val="000000"/>
                <w:sz w:val="18"/>
                <w:szCs w:val="18"/>
                <w:highlight w:val="yellow"/>
              </w:rPr>
              <w:t>SIBUR_IPS_SYSLOG</w:t>
            </w:r>
            <w:proofErr w:type="spellEnd"/>
          </w:p>
        </w:tc>
        <w:tc>
          <w:tcPr>
            <w:tcW w:w="767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408A8B" w14:textId="6E0B7298" w:rsidR="0034359D" w:rsidRPr="0034359D" w:rsidRDefault="0034359D" w:rsidP="0034359D">
            <w:pPr>
              <w:pStyle w:val="a5"/>
              <w:jc w:val="left"/>
              <w:rPr>
                <w:rFonts w:cs="Arial"/>
                <w:color w:val="000000"/>
                <w:sz w:val="18"/>
                <w:szCs w:val="18"/>
                <w:highlight w:val="yellow"/>
              </w:rPr>
            </w:pPr>
            <w:r>
              <w:rPr>
                <w:rFonts w:cs="Arial"/>
                <w:color w:val="000000"/>
                <w:sz w:val="18"/>
                <w:szCs w:val="18"/>
                <w:highlight w:val="yellow"/>
                <w:lang w:val="ru-RU"/>
              </w:rPr>
              <w:t xml:space="preserve">Взаимодействие с </w:t>
            </w:r>
            <w:r>
              <w:rPr>
                <w:rFonts w:cs="Arial"/>
                <w:color w:val="000000"/>
                <w:sz w:val="18"/>
                <w:szCs w:val="18"/>
                <w:highlight w:val="yellow"/>
              </w:rPr>
              <w:t>SIEM</w:t>
            </w:r>
          </w:p>
        </w:tc>
      </w:tr>
    </w:tbl>
    <w:p w14:paraId="7A6E36B9" w14:textId="77777777" w:rsidR="0097365D" w:rsidRDefault="0097365D" w:rsidP="00A840A5"/>
    <w:p w14:paraId="71365EC0" w14:textId="77777777" w:rsidR="00F0674D" w:rsidRDefault="00F0674D" w:rsidP="00A840A5"/>
    <w:p w14:paraId="4DDDE7C1" w14:textId="77777777" w:rsidR="00F0674D" w:rsidRDefault="00F0674D" w:rsidP="00F0674D"/>
    <w:p w14:paraId="5510C8A1" w14:textId="77777777" w:rsidR="00A840A5" w:rsidRPr="003D2805" w:rsidRDefault="00A840A5" w:rsidP="002332E0">
      <w:pPr>
        <w:pStyle w:val="1"/>
        <w:rPr>
          <w:i/>
        </w:rPr>
      </w:pPr>
      <w:r w:rsidRPr="003D2805">
        <w:t>Приложение №</w:t>
      </w:r>
      <w:r w:rsidR="006E292D" w:rsidRPr="003D2805">
        <w:t>6</w:t>
      </w:r>
      <w:r w:rsidRPr="00502244">
        <w:t> </w:t>
      </w:r>
      <w:proofErr w:type="spellStart"/>
      <w:r w:rsidR="003D2805">
        <w:t>SSL</w:t>
      </w:r>
      <w:proofErr w:type="spellEnd"/>
      <w:r w:rsidR="003D2805" w:rsidRPr="003D2805">
        <w:t>/</w:t>
      </w:r>
      <w:proofErr w:type="spellStart"/>
      <w:r w:rsidR="003D2805">
        <w:t>TLS</w:t>
      </w:r>
      <w:proofErr w:type="spellEnd"/>
      <w:r w:rsidR="003D2805" w:rsidRPr="003D2805">
        <w:t xml:space="preserve"> </w:t>
      </w:r>
      <w:r w:rsidR="003D2805">
        <w:t>сертификаты</w:t>
      </w:r>
    </w:p>
    <w:p w14:paraId="7FEDA971" w14:textId="77777777" w:rsidR="00A840A5" w:rsidRPr="003D2805" w:rsidRDefault="003D2805" w:rsidP="003D2805">
      <w:pPr>
        <w:keepNext/>
        <w:spacing w:before="120"/>
        <w:rPr>
          <w:i/>
        </w:rPr>
      </w:pPr>
      <w:r>
        <w:rPr>
          <w:i/>
        </w:rPr>
        <w:t>Атрибуты з</w:t>
      </w:r>
      <w:r w:rsidR="00A840A5" w:rsidRPr="00CA7845">
        <w:rPr>
          <w:i/>
        </w:rPr>
        <w:t>апрос</w:t>
      </w:r>
      <w:r>
        <w:rPr>
          <w:i/>
        </w:rPr>
        <w:t>а</w:t>
      </w:r>
      <w:r w:rsidR="00A840A5" w:rsidRPr="00CA7845">
        <w:rPr>
          <w:i/>
        </w:rPr>
        <w:t xml:space="preserve"> на выпуск </w:t>
      </w:r>
      <w:proofErr w:type="spellStart"/>
      <w:r w:rsidRPr="00CA7845">
        <w:rPr>
          <w:i/>
        </w:rPr>
        <w:t>SSL</w:t>
      </w:r>
      <w:proofErr w:type="spellEnd"/>
      <w:r w:rsidRPr="00CA7845">
        <w:rPr>
          <w:i/>
        </w:rPr>
        <w:t>/</w:t>
      </w:r>
      <w:proofErr w:type="spellStart"/>
      <w:r w:rsidRPr="00CA7845">
        <w:rPr>
          <w:i/>
        </w:rPr>
        <w:t>TLS</w:t>
      </w:r>
      <w:proofErr w:type="spellEnd"/>
      <w:r w:rsidRPr="00CA7845">
        <w:rPr>
          <w:i/>
        </w:rPr>
        <w:t xml:space="preserve"> </w:t>
      </w:r>
      <w:r>
        <w:rPr>
          <w:i/>
        </w:rPr>
        <w:t>сертификата:</w:t>
      </w:r>
      <w:r w:rsidR="00A840A5" w:rsidRPr="00A840A5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644"/>
        <w:gridCol w:w="4812"/>
      </w:tblGrid>
      <w:tr w:rsidR="00A840A5" w:rsidRPr="00A840A5" w14:paraId="661BF738" w14:textId="77777777" w:rsidTr="003D2805">
        <w:trPr>
          <w:cantSplit/>
          <w:trHeight w:val="321"/>
          <w:tblHeader/>
        </w:trPr>
        <w:tc>
          <w:tcPr>
            <w:tcW w:w="795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B8A55E6" w14:textId="77777777" w:rsidR="00A840A5" w:rsidRPr="00CA784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Поле</w:t>
            </w:r>
          </w:p>
        </w:tc>
        <w:tc>
          <w:tcPr>
            <w:tcW w:w="1812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50E5083" w14:textId="77777777" w:rsidR="00A840A5" w:rsidRPr="00CA784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Значение</w:t>
            </w:r>
          </w:p>
        </w:tc>
        <w:tc>
          <w:tcPr>
            <w:tcW w:w="2393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7133AA5F" w14:textId="77777777" w:rsidR="00A840A5" w:rsidRPr="00CA7845" w:rsidRDefault="00A840A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Сервер установки</w:t>
            </w:r>
          </w:p>
        </w:tc>
      </w:tr>
      <w:tr w:rsidR="0075481E" w:rsidRPr="003D2805" w14:paraId="07831268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9E81129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</w:rPr>
              <w:t>Тип шаблона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6E7285D" w14:textId="33213722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r>
              <w:rPr>
                <w:sz w:val="18"/>
              </w:rPr>
              <w:t>Web Server</w:t>
            </w:r>
          </w:p>
        </w:tc>
        <w:tc>
          <w:tcPr>
            <w:tcW w:w="2393" w:type="pct"/>
            <w:vMerge w:val="restar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D0442C9" w14:textId="3CE75EF7" w:rsidR="0075481E" w:rsidRPr="003D2805" w:rsidRDefault="0075481E" w:rsidP="0075481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5481E">
              <w:rPr>
                <w:sz w:val="18"/>
                <w:lang w:val="en-US"/>
              </w:rPr>
              <w:t xml:space="preserve">Secret неймспейса atlas-logistics Test-кластера Kubernetes, подключаемый к ListenerSet общего Gateway. Комплект (сертификат, цепочка, закрытый ключ) в формате PEM передаётся инициатору для установки в неймспейс.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 w:rsidRPr="0075481E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en-US"/>
              </w:rPr>
              <w:t xml:space="preserve"/>
            </w:r>
            <w:proofErr w:type="spellStart"/>
            <w:r w:rsidRPr="0075481E">
              <w:rPr>
                <w:sz w:val="18"/>
                <w:lang w:val="en-US"/>
              </w:rPr>
              <w:t xml:space="preserve"/>
            </w:r>
            <w:proofErr w:type="spellEnd"/>
            <w:r w:rsidRPr="0075481E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r w:rsidRPr="0075481E">
              <w:rPr>
                <w:sz w:val="18"/>
                <w:lang w:val="en-US"/>
              </w:rPr>
              <w:t xml:space="preserve"/>
            </w:r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</w:p>
        </w:tc>
      </w:tr>
      <w:tr w:rsidR="0075481E" w:rsidRPr="003D2805" w14:paraId="41F546A8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A65DD26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  <w:t>Friendly name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0E1CB94" w14:textId="1C4CEF97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r>
              <w:rPr>
                <w:sz w:val="18"/>
              </w:rPr>
              <w:t xml:space="preserve">ATLAS LOGISTICS TEST env</w:t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 xml:space="preserve"/>
            </w:r>
            <w:proofErr w:type="spellEnd"/>
          </w:p>
        </w:tc>
        <w:tc>
          <w:tcPr>
            <w:tcW w:w="2393" w:type="pct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14BBF43" w14:textId="77777777" w:rsidR="0075481E" w:rsidRPr="003D2805" w:rsidRDefault="0075481E" w:rsidP="0075481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  <w:tr w:rsidR="0075481E" w:rsidRPr="00790C84" w14:paraId="4796C969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9A46249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  <w:t>SN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25B80C2" w14:textId="4E903E55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proofErr w:type="gramStart"/>
            <w:r w:rsidRPr="0075481E">
              <w:rPr>
                <w:sz w:val="18"/>
                <w:lang w:val="en-US"/>
              </w:rPr>
              <w:t xml:space="preserve">atlas-logistics.tst.k8s.sibur.local</w:t>
            </w:r>
            <w:proofErr w:type="gramEnd"/>
          </w:p>
        </w:tc>
        <w:tc>
          <w:tcPr>
            <w:tcW w:w="2393" w:type="pct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B675E3A" w14:textId="77777777" w:rsidR="0075481E" w:rsidRPr="0075481E" w:rsidRDefault="0075481E" w:rsidP="0075481E">
            <w:pPr>
              <w:jc w:val="left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5481E" w:rsidRPr="00790C84" w14:paraId="1B39F5BB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EB9A22C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  <w:t>SAN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28F7ACE" w14:textId="0EB431DA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proofErr w:type="gramStart"/>
            <w:r w:rsidRPr="0075481E">
              <w:rPr>
                <w:sz w:val="18"/>
                <w:lang w:val="en-US"/>
              </w:rPr>
              <w:t xml:space="preserve">atlas-logistics.tst.k8s.sibur.local</w:t>
            </w:r>
            <w:proofErr w:type="gramEnd"/>
          </w:p>
        </w:tc>
        <w:tc>
          <w:tcPr>
            <w:tcW w:w="2393" w:type="pct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566FE63" w14:textId="77777777" w:rsidR="0075481E" w:rsidRPr="0075481E" w:rsidRDefault="0075481E" w:rsidP="0075481E">
            <w:pPr>
              <w:jc w:val="left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5481E" w:rsidRPr="003D2805" w14:paraId="16AB0696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994D1A4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  <w:t>EKU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D3B37B9" w14:textId="31E92C0C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r>
              <w:rPr>
                <w:sz w:val="18"/>
              </w:rPr>
              <w:t xml:space="preserve">Server </w:t>
            </w:r>
            <w:proofErr w:type="spellStart"/>
            <w:r>
              <w:rPr>
                <w:sz w:val="18"/>
              </w:rPr>
              <w:t>Authentication</w:t>
            </w:r>
            <w:proofErr w:type="spellEnd"/>
          </w:p>
        </w:tc>
        <w:tc>
          <w:tcPr>
            <w:tcW w:w="2393" w:type="pct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D5A86B" w14:textId="77777777" w:rsidR="0075481E" w:rsidRPr="003D2805" w:rsidRDefault="0075481E" w:rsidP="0075481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  <w:tr w:rsidR="0075481E" w:rsidRPr="003D2805" w14:paraId="49C61C8D" w14:textId="77777777" w:rsidTr="003D2805">
        <w:trPr>
          <w:cantSplit/>
        </w:trPr>
        <w:tc>
          <w:tcPr>
            <w:tcW w:w="79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A2869AE" w14:textId="77777777" w:rsidR="0075481E" w:rsidRPr="003D2805" w:rsidRDefault="0075481E" w:rsidP="0075481E">
            <w:pPr>
              <w:jc w:val="left"/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</w:rPr>
            </w:pPr>
            <w:r w:rsidRPr="003D2805">
              <w:rPr>
                <w:rFonts w:eastAsiaTheme="majorEastAsia" w:cstheme="majorBidi"/>
                <w:b/>
                <w:color w:val="000000" w:themeColor="text1"/>
                <w:kern w:val="28"/>
                <w:sz w:val="18"/>
                <w:szCs w:val="18"/>
                <w:lang w:val="en-US"/>
              </w:rPr>
              <w:t>Public key</w:t>
            </w:r>
          </w:p>
        </w:tc>
        <w:tc>
          <w:tcPr>
            <w:tcW w:w="1812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B6B1319" w14:textId="43D9E460" w:rsidR="0075481E" w:rsidRPr="003D2805" w:rsidRDefault="0075481E" w:rsidP="0075481E">
            <w:pPr>
              <w:jc w:val="left"/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  <w:lang w:val="en-US"/>
              </w:rPr>
            </w:pPr>
            <w:proofErr w:type="spellStart"/>
            <w:r w:rsidRPr="007144F6"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</w:rPr>
              <w:t>RSA</w:t>
            </w:r>
            <w:proofErr w:type="spellEnd"/>
            <w:r w:rsidRPr="007144F6">
              <w:rPr>
                <w:rFonts w:eastAsiaTheme="majorEastAsia" w:cstheme="majorBidi"/>
                <w:color w:val="000000" w:themeColor="text1"/>
                <w:kern w:val="28"/>
                <w:sz w:val="18"/>
                <w:szCs w:val="18"/>
              </w:rPr>
              <w:t xml:space="preserve"> (4096)</w:t>
            </w:r>
          </w:p>
        </w:tc>
        <w:tc>
          <w:tcPr>
            <w:tcW w:w="2393" w:type="pct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5C88C96" w14:textId="77777777" w:rsidR="0075481E" w:rsidRPr="003D2805" w:rsidRDefault="0075481E" w:rsidP="0075481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04220B1" w14:textId="77777777" w:rsidR="0097365D" w:rsidRDefault="0097365D" w:rsidP="00A840A5"/>
    <w:p w14:paraId="13ED0D7B" w14:textId="77777777" w:rsidR="003D2805" w:rsidRDefault="003D2805" w:rsidP="00A840A5"/>
    <w:p w14:paraId="082ADFBC" w14:textId="77777777" w:rsidR="00CA7845" w:rsidRDefault="006E292D" w:rsidP="002332E0">
      <w:pPr>
        <w:pStyle w:val="1"/>
        <w:rPr>
          <w:i/>
        </w:rPr>
      </w:pPr>
      <w:r w:rsidRPr="003D2805">
        <w:t>Приложение</w:t>
      </w:r>
      <w:r w:rsidRPr="00502244">
        <w:t xml:space="preserve"> №7 </w:t>
      </w:r>
      <w:r w:rsidR="00A840A5" w:rsidRPr="003D2805">
        <w:t>Правила для</w:t>
      </w:r>
      <w:r w:rsidR="00A840A5" w:rsidRPr="00502244">
        <w:t> </w:t>
      </w:r>
      <w:proofErr w:type="spellStart"/>
      <w:r w:rsidR="00A840A5" w:rsidRPr="00502244">
        <w:t>Proxy</w:t>
      </w:r>
      <w:proofErr w:type="spellEnd"/>
    </w:p>
    <w:p w14:paraId="6FD5DDAD" w14:textId="77777777" w:rsidR="003D2805" w:rsidRPr="003D2805" w:rsidRDefault="003D2805" w:rsidP="003D2805">
      <w:pPr>
        <w:keepNext/>
        <w:rPr>
          <w:i/>
        </w:rPr>
      </w:pPr>
      <w:r>
        <w:rPr>
          <w:i/>
        </w:rPr>
        <w:t>Правила</w:t>
      </w:r>
      <w:r w:rsidRPr="003D2805">
        <w:rPr>
          <w:i/>
        </w:rPr>
        <w:t xml:space="preserve"> </w:t>
      </w:r>
      <w:proofErr w:type="spellStart"/>
      <w:r>
        <w:rPr>
          <w:i/>
        </w:rPr>
        <w:t>проксируемого</w:t>
      </w:r>
      <w:proofErr w:type="spellEnd"/>
      <w:r>
        <w:rPr>
          <w:i/>
        </w:rPr>
        <w:t xml:space="preserve"> доступа в Интернет</w:t>
      </w:r>
      <w:r w:rsidRPr="00CA7845">
        <w:rPr>
          <w:i/>
        </w:rPr>
        <w:t>:</w:t>
      </w:r>
    </w:p>
    <w:tbl>
      <w:tblPr>
        <w:tblW w:w="52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001"/>
        <w:gridCol w:w="2441"/>
        <w:gridCol w:w="3019"/>
        <w:gridCol w:w="3593"/>
      </w:tblGrid>
      <w:tr w:rsidR="003D2805" w:rsidRPr="00A840A5" w14:paraId="57E5C1C2" w14:textId="77777777" w:rsidTr="003D2805">
        <w:trPr>
          <w:cantSplit/>
          <w:trHeight w:val="387"/>
          <w:tblHeader/>
        </w:trPr>
        <w:tc>
          <w:tcPr>
            <w:tcW w:w="201" w:type="pct"/>
            <w:shd w:val="clear" w:color="auto" w:fill="008E95"/>
            <w:vAlign w:val="center"/>
          </w:tcPr>
          <w:p w14:paraId="7AA62064" w14:textId="77777777" w:rsidR="003D2805" w:rsidRPr="003D2805" w:rsidRDefault="003D2805" w:rsidP="003D2805">
            <w:pPr>
              <w:keepNext/>
              <w:jc w:val="center"/>
              <w:rPr>
                <w:color w:val="FFFFFF" w:themeColor="background1"/>
                <w:lang w:val="en-US"/>
              </w:rPr>
            </w:pPr>
            <w:r w:rsidRPr="00CA7845">
              <w:rPr>
                <w:color w:val="FFFFFF" w:themeColor="background1"/>
              </w:rPr>
              <w:t>№</w:t>
            </w:r>
          </w:p>
        </w:tc>
        <w:tc>
          <w:tcPr>
            <w:tcW w:w="478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5235A7EB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Action</w:t>
            </w:r>
          </w:p>
        </w:tc>
        <w:tc>
          <w:tcPr>
            <w:tcW w:w="1165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F77CB7E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r w:rsidRPr="00CA7845">
              <w:rPr>
                <w:color w:val="FFFFFF" w:themeColor="background1"/>
              </w:rPr>
              <w:t>Source</w:t>
            </w:r>
          </w:p>
        </w:tc>
        <w:tc>
          <w:tcPr>
            <w:tcW w:w="1441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61C69AE8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r w:rsidRPr="00CA7845">
              <w:rPr>
                <w:color w:val="FFFFFF" w:themeColor="background1"/>
              </w:rPr>
              <w:t>Destination</w:t>
            </w:r>
            <w:proofErr w:type="spellEnd"/>
          </w:p>
        </w:tc>
        <w:tc>
          <w:tcPr>
            <w:tcW w:w="1715" w:type="pct"/>
            <w:shd w:val="clear" w:color="auto" w:fill="008E9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14:paraId="1B31931F" w14:textId="77777777" w:rsidR="003D2805" w:rsidRPr="00CA7845" w:rsidRDefault="003D2805" w:rsidP="003D2805">
            <w:pPr>
              <w:keepNext/>
              <w:jc w:val="center"/>
              <w:rPr>
                <w:color w:val="FFFFFF" w:themeColor="background1"/>
              </w:rPr>
            </w:pPr>
            <w:proofErr w:type="spellStart"/>
            <w:r w:rsidRPr="00CA7845">
              <w:rPr>
                <w:color w:val="FFFFFF" w:themeColor="background1"/>
              </w:rPr>
              <w:t>Description</w:t>
            </w:r>
            <w:proofErr w:type="spellEnd"/>
          </w:p>
        </w:tc>
      </w:tr>
      <w:tr w:rsidR="003D2805" w:rsidRPr="003D2805" w14:paraId="216D95E0" w14:textId="77777777" w:rsidTr="003D2805">
        <w:trPr>
          <w:cantSplit/>
        </w:trPr>
        <w:tc>
          <w:tcPr>
            <w:tcW w:w="201" w:type="pct"/>
          </w:tcPr>
          <w:p w14:paraId="244723D8" w14:textId="77777777" w:rsidR="003D2805" w:rsidRPr="003D2805" w:rsidRDefault="003D2805" w:rsidP="003D2805">
            <w:pPr>
              <w:pStyle w:val="ab"/>
              <w:numPr>
                <w:ilvl w:val="0"/>
                <w:numId w:val="18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478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836CC51" w14:textId="77777777" w:rsidR="003D2805" w:rsidRPr="003D2805" w:rsidRDefault="003D2805" w:rsidP="003D2805">
            <w:pPr>
              <w:jc w:val="center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  <w:r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  <w:t>Allow</w:t>
            </w:r>
          </w:p>
        </w:tc>
        <w:tc>
          <w:tcPr>
            <w:tcW w:w="116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94917C4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  <w:tc>
          <w:tcPr>
            <w:tcW w:w="144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42199F7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  <w:tc>
          <w:tcPr>
            <w:tcW w:w="1715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81C5173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</w:tr>
      <w:tr w:rsidR="003D2805" w:rsidRPr="003D2805" w14:paraId="3D90115F" w14:textId="77777777" w:rsidTr="003D2805">
        <w:trPr>
          <w:cantSplit/>
        </w:trPr>
        <w:tc>
          <w:tcPr>
            <w:tcW w:w="201" w:type="pct"/>
          </w:tcPr>
          <w:p w14:paraId="041B77D6" w14:textId="77777777" w:rsidR="003D2805" w:rsidRPr="003D2805" w:rsidRDefault="003D2805" w:rsidP="003D2805">
            <w:pPr>
              <w:pStyle w:val="ab"/>
              <w:numPr>
                <w:ilvl w:val="0"/>
                <w:numId w:val="18"/>
              </w:numPr>
              <w:ind w:left="417"/>
              <w:jc w:val="left"/>
              <w:rPr>
                <w:color w:val="000000" w:themeColor="text1"/>
                <w:sz w:val="18"/>
              </w:rPr>
            </w:pPr>
          </w:p>
        </w:tc>
        <w:tc>
          <w:tcPr>
            <w:tcW w:w="478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CD10ED5" w14:textId="77777777" w:rsidR="003D2805" w:rsidRPr="003D2805" w:rsidRDefault="003D2805" w:rsidP="003D2805">
            <w:pPr>
              <w:jc w:val="center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  <w:r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  <w:t>Allow</w:t>
            </w:r>
          </w:p>
        </w:tc>
        <w:tc>
          <w:tcPr>
            <w:tcW w:w="1165" w:type="pc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B32BCCB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  <w:tc>
          <w:tcPr>
            <w:tcW w:w="1441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481B986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  <w:tc>
          <w:tcPr>
            <w:tcW w:w="1715" w:type="pct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FB7143C" w14:textId="77777777" w:rsidR="003D2805" w:rsidRPr="003D2805" w:rsidRDefault="003D2805" w:rsidP="003D2805">
            <w:pPr>
              <w:jc w:val="left"/>
              <w:rPr>
                <w:rFonts w:eastAsiaTheme="majorEastAsia"/>
                <w:color w:val="000000" w:themeColor="text1"/>
                <w:kern w:val="28"/>
                <w:sz w:val="18"/>
                <w:szCs w:val="18"/>
                <w:lang w:val="en-US"/>
              </w:rPr>
            </w:pPr>
          </w:p>
        </w:tc>
      </w:tr>
    </w:tbl>
    <w:p w14:paraId="5AF73F9A" w14:textId="77777777" w:rsidR="00A840A5" w:rsidRDefault="00A840A5">
      <w:pPr>
        <w:rPr>
          <w:lang w:val="en-US"/>
        </w:rPr>
      </w:pPr>
    </w:p>
    <w:p w14:paraId="5A4FEBD5" w14:textId="77777777" w:rsidR="00B06ED4" w:rsidRDefault="00B06ED4">
      <w:pPr>
        <w:rPr>
          <w:lang w:val="en-US"/>
        </w:rPr>
      </w:pPr>
    </w:p>
    <w:p w14:paraId="47173201" w14:textId="77777777" w:rsidR="00154D6A" w:rsidRPr="00A85FF1" w:rsidRDefault="00154D6A" w:rsidP="00A85FF1">
      <w:pPr>
        <w:pStyle w:val="1"/>
      </w:pPr>
      <w:r w:rsidRPr="00A85FF1">
        <w:t>Приложение №8 Настройк</w:t>
      </w:r>
      <w:r w:rsidR="00B04719" w:rsidRPr="00A85FF1">
        <w:t>а</w:t>
      </w:r>
      <w:r w:rsidRPr="00A85FF1">
        <w:t xml:space="preserve"> резервного копирования</w:t>
      </w:r>
    </w:p>
    <w:p w14:paraId="5FE63238" w14:textId="77777777" w:rsidR="00154D6A" w:rsidRPr="007F70F6" w:rsidRDefault="00154D6A" w:rsidP="00154D6A">
      <w:pPr>
        <w:pStyle w:val="a5"/>
        <w:keepNext/>
        <w:jc w:val="right"/>
        <w:rPr>
          <w:b/>
          <w:i w:val="0"/>
          <w:lang w:val="ru-RU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2126"/>
        <w:gridCol w:w="2551"/>
        <w:gridCol w:w="1673"/>
        <w:gridCol w:w="2268"/>
        <w:gridCol w:w="1133"/>
      </w:tblGrid>
      <w:tr w:rsidR="0017040D" w:rsidRPr="00933EE1" w14:paraId="497029D2" w14:textId="77777777" w:rsidTr="00355A1E">
        <w:trPr>
          <w:trHeight w:val="728"/>
          <w:tblHeader/>
        </w:trPr>
        <w:tc>
          <w:tcPr>
            <w:tcW w:w="455" w:type="dxa"/>
            <w:shd w:val="clear" w:color="auto" w:fill="008E95"/>
            <w:vAlign w:val="center"/>
          </w:tcPr>
          <w:p w14:paraId="1D2170BA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/>
                <w:szCs w:val="20"/>
              </w:rPr>
              <w:t>№</w:t>
            </w:r>
          </w:p>
        </w:tc>
        <w:tc>
          <w:tcPr>
            <w:tcW w:w="2126" w:type="dxa"/>
            <w:shd w:val="clear" w:color="auto" w:fill="008E95"/>
            <w:vAlign w:val="center"/>
            <w:hideMark/>
          </w:tcPr>
          <w:p w14:paraId="26EE5601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Имя сервера</w:t>
            </w:r>
          </w:p>
          <w:p w14:paraId="20663450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 xml:space="preserve">(хост, </w:t>
            </w:r>
            <w:r w:rsidRPr="0017040D">
              <w:rPr>
                <w:color w:val="FFFFFF" w:themeColor="background1"/>
                <w:sz w:val="18"/>
                <w:szCs w:val="18"/>
                <w:lang w:val="en-US"/>
              </w:rPr>
              <w:t>IP</w:t>
            </w:r>
            <w:r w:rsidRPr="0017040D">
              <w:rPr>
                <w:color w:val="FFFFFF" w:themeColor="background1"/>
                <w:sz w:val="18"/>
                <w:szCs w:val="18"/>
              </w:rPr>
              <w:t xml:space="preserve"> адрес)</w:t>
            </w:r>
          </w:p>
        </w:tc>
        <w:tc>
          <w:tcPr>
            <w:tcW w:w="2551" w:type="dxa"/>
            <w:shd w:val="clear" w:color="auto" w:fill="008E95"/>
            <w:vAlign w:val="center"/>
          </w:tcPr>
          <w:p w14:paraId="0BF1B3A3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Метод</w:t>
            </w:r>
          </w:p>
          <w:p w14:paraId="52852E22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(Средства виртуализации, агент СРК, копирование папки/раздела, процедура БД)</w:t>
            </w:r>
          </w:p>
        </w:tc>
        <w:tc>
          <w:tcPr>
            <w:tcW w:w="1673" w:type="dxa"/>
            <w:shd w:val="clear" w:color="auto" w:fill="008E95"/>
            <w:vAlign w:val="center"/>
          </w:tcPr>
          <w:p w14:paraId="5A47B7D9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Тип копии</w:t>
            </w:r>
          </w:p>
        </w:tc>
        <w:tc>
          <w:tcPr>
            <w:tcW w:w="2268" w:type="dxa"/>
            <w:shd w:val="clear" w:color="auto" w:fill="008E95"/>
            <w:vAlign w:val="center"/>
          </w:tcPr>
          <w:p w14:paraId="0C64F672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Периодичность. Расписание.</w:t>
            </w:r>
          </w:p>
          <w:p w14:paraId="184F3B7F" w14:textId="77777777" w:rsidR="0017040D" w:rsidRPr="0017040D" w:rsidRDefault="0017040D" w:rsidP="00716330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(указать предпочитаемые дни недели, месяца, время начала рез. копирования)</w:t>
            </w:r>
          </w:p>
        </w:tc>
        <w:tc>
          <w:tcPr>
            <w:tcW w:w="1133" w:type="dxa"/>
            <w:shd w:val="clear" w:color="auto" w:fill="008E95"/>
            <w:vAlign w:val="center"/>
            <w:hideMark/>
          </w:tcPr>
          <w:p w14:paraId="32AA46F0" w14:textId="77777777" w:rsidR="0017040D" w:rsidRPr="0017040D" w:rsidRDefault="0017040D" w:rsidP="00355A1E">
            <w:pPr>
              <w:keepNext/>
              <w:jc w:val="center"/>
              <w:rPr>
                <w:color w:val="FFFFFF" w:themeColor="background1"/>
                <w:sz w:val="18"/>
                <w:szCs w:val="18"/>
              </w:rPr>
            </w:pPr>
            <w:r w:rsidRPr="0017040D">
              <w:rPr>
                <w:color w:val="FFFFFF" w:themeColor="background1"/>
                <w:sz w:val="18"/>
                <w:szCs w:val="18"/>
              </w:rPr>
              <w:t>Кол</w:t>
            </w:r>
            <w:r w:rsidR="00355A1E">
              <w:rPr>
                <w:color w:val="FFFFFF" w:themeColor="background1"/>
                <w:sz w:val="18"/>
                <w:szCs w:val="18"/>
              </w:rPr>
              <w:t>-</w:t>
            </w:r>
            <w:r w:rsidRPr="0017040D">
              <w:rPr>
                <w:color w:val="FFFFFF" w:themeColor="background1"/>
                <w:sz w:val="18"/>
                <w:szCs w:val="18"/>
              </w:rPr>
              <w:t xml:space="preserve">во точек </w:t>
            </w:r>
            <w:proofErr w:type="spellStart"/>
            <w:r w:rsidRPr="0017040D">
              <w:rPr>
                <w:color w:val="FFFFFF" w:themeColor="background1"/>
                <w:sz w:val="18"/>
                <w:szCs w:val="18"/>
              </w:rPr>
              <w:t>восстанов</w:t>
            </w:r>
            <w:r w:rsidR="00355A1E">
              <w:rPr>
                <w:color w:val="FFFFFF" w:themeColor="background1"/>
                <w:sz w:val="18"/>
                <w:szCs w:val="18"/>
              </w:rPr>
              <w:t>-</w:t>
            </w:r>
            <w:r w:rsidRPr="0017040D">
              <w:rPr>
                <w:color w:val="FFFFFF" w:themeColor="background1"/>
                <w:sz w:val="18"/>
                <w:szCs w:val="18"/>
              </w:rPr>
              <w:t>ления</w:t>
            </w:r>
            <w:proofErr w:type="spellEnd"/>
          </w:p>
        </w:tc>
      </w:tr>
      <w:tr w:rsidR="0075481E" w:rsidRPr="00933EE1" w:rsidDel="00DA68B4" w14:paraId="3908E75A" w14:textId="4A7B0FA7" w:rsidTr="00355A1E">
        <w:trPr>
          <w:trHeight w:val="458"/>
          <w:del w:id="556" w:author="Чеканушкин Александр Владимирович" w:date="2026-09-10T15:40:00Z"/>
        </w:trPr>
        <w:tc>
          <w:tcPr>
            <w:tcW w:w="455" w:type="dxa"/>
          </w:tcPr>
          <w:p w14:paraId="6F0145D0" w14:textId="7C83587E" w:rsidR="0075481E" w:rsidRPr="0017040D" w:rsidDel="00DA68B4" w:rsidRDefault="0075481E" w:rsidP="0075481E">
            <w:pPr>
              <w:jc w:val="center"/>
              <w:rPr>
                <w:del w:id="557" w:author="Чеканушкин Александр Владимирович" w:date="2026-09-10T15:40:00Z"/>
                <w:rFonts w:eastAsiaTheme="majorEastAsia"/>
                <w:color w:val="000000" w:themeColor="text1"/>
                <w:kern w:val="28"/>
                <w:sz w:val="18"/>
                <w:szCs w:val="18"/>
              </w:rPr>
            </w:pPr>
            <w:del w:id="558" w:author="Чеканушкин Александр Владимирович" w:date="2026-09-10T15:40:00Z">
              <w:r w:rsidDel="00DA68B4">
                <w:rPr>
                  <w:rFonts w:eastAsiaTheme="majorEastAsia"/>
                  <w:color w:val="000000" w:themeColor="text1"/>
                  <w:kern w:val="28"/>
                  <w:sz w:val="18"/>
                  <w:szCs w:val="18"/>
                </w:rPr>
                <w:delText>1</w:delText>
              </w:r>
            </w:del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1EE02551" w14:textId="11CCBA06" w:rsidR="0075481E" w:rsidRPr="006D69A1" w:rsidDel="00DA68B4" w:rsidRDefault="0075481E" w:rsidP="0075481E">
            <w:pPr>
              <w:jc w:val="center"/>
              <w:rPr>
                <w:del w:id="559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  <w:rPrChange w:id="560" w:author="Мохов Никита Сергеевич" w:date="2026-09-21T15:12:00Z">
                  <w:rPr>
                    <w:del w:id="561" w:author="Чеканушкин Александр Владимирович" w:date="2026-09-10T15:40:00Z"/>
                    <w:rFonts w:eastAsiaTheme="majorEastAsia"/>
                    <w:strike/>
                    <w:color w:val="000000" w:themeColor="text1"/>
                    <w:kern w:val="28"/>
                    <w:sz w:val="18"/>
                    <w:szCs w:val="18"/>
                    <w:lang w:val="en-US"/>
                  </w:rPr>
                </w:rPrChange>
              </w:rPr>
            </w:pPr>
            <w:del w:id="562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s001tst-atlpr01 (IP назначается)</w:delText>
              </w:r>
            </w:del>
          </w:p>
        </w:tc>
        <w:tc>
          <w:tcPr>
            <w:tcW w:w="2551" w:type="dxa"/>
            <w:vAlign w:val="center"/>
          </w:tcPr>
          <w:p w14:paraId="18044582" w14:textId="57BA4AC4" w:rsidR="0075481E" w:rsidRPr="00776F5B" w:rsidDel="00DA68B4" w:rsidRDefault="0075481E" w:rsidP="0075481E">
            <w:pPr>
              <w:jc w:val="center"/>
              <w:rPr>
                <w:del w:id="563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64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 xml:space="preserve">По стандарту среды Test: агент СРК и штатная процедура резервного копирования PostgreSQL </w:delText>
              </w:r>
            </w:del>
          </w:p>
        </w:tc>
        <w:tc>
          <w:tcPr>
            <w:tcW w:w="1673" w:type="dxa"/>
            <w:vAlign w:val="center"/>
          </w:tcPr>
          <w:p w14:paraId="76EB3EBA" w14:textId="5CD59145" w:rsidR="0075481E" w:rsidRPr="006D69A1" w:rsidDel="00DA68B4" w:rsidRDefault="0075481E" w:rsidP="0075481E">
            <w:pPr>
              <w:jc w:val="center"/>
              <w:rPr>
                <w:del w:id="565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  <w:rPrChange w:id="566" w:author="Мохов Никита Сергеевич" w:date="2026-09-21T15:12:00Z">
                  <w:rPr>
                    <w:del w:id="567" w:author="Чеканушкин Александр Владимирович" w:date="2026-09-10T15:40:00Z"/>
                    <w:rFonts w:eastAsiaTheme="majorEastAsia"/>
                    <w:strike/>
                    <w:color w:val="000000" w:themeColor="text1"/>
                    <w:kern w:val="28"/>
                    <w:sz w:val="18"/>
                    <w:szCs w:val="18"/>
                    <w:lang w:val="en-US"/>
                  </w:rPr>
                </w:rPrChange>
              </w:rPr>
            </w:pPr>
            <w:del w:id="568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 среды</w:delText>
              </w:r>
            </w:del>
          </w:p>
        </w:tc>
        <w:tc>
          <w:tcPr>
            <w:tcW w:w="2268" w:type="dxa"/>
            <w:vAlign w:val="center"/>
          </w:tcPr>
          <w:p w14:paraId="39D24FBF" w14:textId="270CAA31" w:rsidR="0075481E" w:rsidRPr="00776F5B" w:rsidDel="00DA68B4" w:rsidRDefault="0075481E" w:rsidP="0075481E">
            <w:pPr>
              <w:jc w:val="center"/>
              <w:rPr>
                <w:del w:id="569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70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 среды, ночное окно</w:delText>
              </w:r>
            </w:del>
          </w:p>
        </w:tc>
        <w:tc>
          <w:tcPr>
            <w:tcW w:w="1133" w:type="dxa"/>
            <w:shd w:val="clear" w:color="auto" w:fill="auto"/>
            <w:noWrap/>
            <w:vAlign w:val="center"/>
          </w:tcPr>
          <w:p w14:paraId="544A14B3" w14:textId="4460A3DC" w:rsidR="0075481E" w:rsidRPr="00776F5B" w:rsidDel="00DA68B4" w:rsidRDefault="0075481E" w:rsidP="0075481E">
            <w:pPr>
              <w:jc w:val="center"/>
              <w:rPr>
                <w:del w:id="571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72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 среды</w:delText>
              </w:r>
            </w:del>
          </w:p>
        </w:tc>
      </w:tr>
      <w:tr w:rsidR="0075481E" w:rsidRPr="00933EE1" w:rsidDel="00DA68B4" w14:paraId="0A39A863" w14:textId="657BF73D" w:rsidTr="00355A1E">
        <w:trPr>
          <w:trHeight w:val="458"/>
          <w:del w:id="573" w:author="Чеканушкин Александр Владимирович" w:date="2026-09-10T15:40:00Z"/>
        </w:trPr>
        <w:tc>
          <w:tcPr>
            <w:tcW w:w="455" w:type="dxa"/>
          </w:tcPr>
          <w:p w14:paraId="25A036BF" w14:textId="1FB172EC" w:rsidR="0075481E" w:rsidRPr="0017040D" w:rsidDel="00DA68B4" w:rsidRDefault="0075481E" w:rsidP="0075481E">
            <w:pPr>
              <w:jc w:val="center"/>
              <w:rPr>
                <w:del w:id="574" w:author="Чеканушкин Александр Владимирович" w:date="2026-09-10T15:40:00Z"/>
                <w:rFonts w:eastAsiaTheme="majorEastAsia"/>
                <w:color w:val="000000" w:themeColor="text1"/>
                <w:kern w:val="28"/>
                <w:sz w:val="18"/>
                <w:szCs w:val="18"/>
              </w:rPr>
            </w:pPr>
            <w:del w:id="575" w:author="Чеканушкин Александр Владимирович" w:date="2026-09-10T15:40:00Z">
              <w:r w:rsidDel="00DA68B4">
                <w:rPr>
                  <w:rFonts w:eastAsiaTheme="majorEastAsia"/>
                  <w:color w:val="000000" w:themeColor="text1"/>
                  <w:kern w:val="28"/>
                  <w:sz w:val="18"/>
                  <w:szCs w:val="18"/>
                </w:rPr>
                <w:delText>2</w:delText>
              </w:r>
            </w:del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0E610911" w14:textId="12FD30B8" w:rsidR="0075481E" w:rsidRPr="00776F5B" w:rsidDel="00DA68B4" w:rsidRDefault="0075481E" w:rsidP="0075481E">
            <w:pPr>
              <w:jc w:val="center"/>
              <w:rPr>
                <w:del w:id="576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77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Объектное хранилище оригиналов документов (IP назначается)</w:delText>
              </w:r>
            </w:del>
          </w:p>
        </w:tc>
        <w:tc>
          <w:tcPr>
            <w:tcW w:w="2551" w:type="dxa"/>
            <w:vAlign w:val="center"/>
          </w:tcPr>
          <w:p w14:paraId="3BA5962F" w14:textId="0A7F0EB3" w:rsidR="0075481E" w:rsidRPr="006D69A1" w:rsidDel="00DA68B4" w:rsidRDefault="0075481E" w:rsidP="0075481E">
            <w:pPr>
              <w:jc w:val="center"/>
              <w:rPr>
                <w:del w:id="578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  <w:rPrChange w:id="579" w:author="Мохов Никита Сергеевич" w:date="2026-09-21T15:12:00Z">
                  <w:rPr>
                    <w:del w:id="580" w:author="Чеканушкин Александр Владимирович" w:date="2026-09-10T15:40:00Z"/>
                    <w:rFonts w:eastAsiaTheme="majorEastAsia"/>
                    <w:strike/>
                    <w:color w:val="000000" w:themeColor="text1"/>
                    <w:kern w:val="28"/>
                    <w:sz w:val="18"/>
                    <w:szCs w:val="18"/>
                    <w:lang w:val="en-US"/>
                  </w:rPr>
                </w:rPrChange>
              </w:rPr>
            </w:pPr>
            <w:del w:id="581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 сервиса хранения</w:delText>
              </w:r>
            </w:del>
          </w:p>
        </w:tc>
        <w:tc>
          <w:tcPr>
            <w:tcW w:w="1673" w:type="dxa"/>
            <w:vAlign w:val="center"/>
          </w:tcPr>
          <w:p w14:paraId="5A7F6E14" w14:textId="55189FC8" w:rsidR="0075481E" w:rsidRPr="006D69A1" w:rsidDel="00DA68B4" w:rsidRDefault="0075481E" w:rsidP="0075481E">
            <w:pPr>
              <w:jc w:val="center"/>
              <w:rPr>
                <w:del w:id="582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  <w:rPrChange w:id="583" w:author="Мохов Никита Сергеевич" w:date="2026-09-21T15:12:00Z">
                  <w:rPr>
                    <w:del w:id="584" w:author="Чеканушкин Александр Владимирович" w:date="2026-09-10T15:40:00Z"/>
                    <w:rFonts w:eastAsiaTheme="majorEastAsia"/>
                    <w:strike/>
                    <w:color w:val="000000" w:themeColor="text1"/>
                    <w:kern w:val="28"/>
                    <w:sz w:val="18"/>
                    <w:szCs w:val="18"/>
                    <w:lang w:val="en-US"/>
                  </w:rPr>
                </w:rPrChange>
              </w:rPr>
            </w:pPr>
            <w:del w:id="585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</w:delText>
              </w:r>
            </w:del>
          </w:p>
        </w:tc>
        <w:tc>
          <w:tcPr>
            <w:tcW w:w="2268" w:type="dxa"/>
            <w:vAlign w:val="center"/>
          </w:tcPr>
          <w:p w14:paraId="65AEC968" w14:textId="75F07F85" w:rsidR="0075481E" w:rsidRPr="00776F5B" w:rsidDel="00DA68B4" w:rsidRDefault="0075481E" w:rsidP="0075481E">
            <w:pPr>
              <w:jc w:val="center"/>
              <w:rPr>
                <w:del w:id="586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87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</w:delText>
              </w:r>
            </w:del>
          </w:p>
        </w:tc>
        <w:tc>
          <w:tcPr>
            <w:tcW w:w="1133" w:type="dxa"/>
            <w:shd w:val="clear" w:color="auto" w:fill="auto"/>
            <w:noWrap/>
            <w:vAlign w:val="center"/>
          </w:tcPr>
          <w:p w14:paraId="7D719A4E" w14:textId="3E1C79DD" w:rsidR="0075481E" w:rsidRPr="00776F5B" w:rsidDel="00DA68B4" w:rsidRDefault="0075481E" w:rsidP="0075481E">
            <w:pPr>
              <w:jc w:val="center"/>
              <w:rPr>
                <w:del w:id="588" w:author="Чеканушкин Александр Владимирович" w:date="2026-09-10T15:40:00Z"/>
                <w:rFonts w:eastAsiaTheme="majorEastAsia"/>
                <w:strike/>
                <w:color w:val="000000" w:themeColor="text1"/>
                <w:kern w:val="28"/>
                <w:sz w:val="18"/>
                <w:szCs w:val="18"/>
              </w:rPr>
            </w:pPr>
            <w:del w:id="589" w:author="Чеканушкин Александр Владимирович" w:date="2026-09-10T15:40:00Z">
              <w:r w:rsidRPr="00776F5B" w:rsidDel="00DA68B4">
                <w:rPr>
                  <w:strike/>
                  <w:sz w:val="18"/>
                </w:rPr>
                <w:delText>По стандарту</w:delText>
              </w:r>
            </w:del>
          </w:p>
        </w:tc>
      </w:tr>
    </w:tbl>
    <w:p w14:paraId="1FBA2906" w14:textId="77777777" w:rsidR="00154D6A" w:rsidRPr="002852E1" w:rsidRDefault="002852E1" w:rsidP="00154D6A">
      <w:r w:rsidRPr="008E7919">
        <w:rPr>
          <w:i/>
          <w:color w:val="auto"/>
          <w:sz w:val="18"/>
          <w:szCs w:val="18"/>
        </w:rPr>
        <w:lastRenderedPageBreak/>
        <w:t xml:space="preserve">*  </w:t>
      </w:r>
      <w:r>
        <w:rPr>
          <w:i/>
          <w:color w:val="auto"/>
          <w:sz w:val="18"/>
          <w:szCs w:val="18"/>
        </w:rPr>
        <w:t xml:space="preserve">Пример заполнения - </w:t>
      </w:r>
      <w:hyperlink r:id="rId28" w:history="1">
        <w:r w:rsidRPr="002852E1">
          <w:rPr>
            <w:rStyle w:val="aff3"/>
            <w:i/>
            <w:sz w:val="18"/>
            <w:szCs w:val="18"/>
          </w:rPr>
          <w:t>Ссылка</w:t>
        </w:r>
      </w:hyperlink>
    </w:p>
    <w:p w14:paraId="43C4839A" w14:textId="77777777" w:rsidR="00154D6A" w:rsidRPr="002852E1" w:rsidRDefault="00154D6A"/>
    <w:p w14:paraId="64F97C2A" w14:textId="77777777" w:rsidR="00B06ED4" w:rsidRPr="00D46C2B" w:rsidRDefault="00B06ED4" w:rsidP="002332E0">
      <w:pPr>
        <w:pStyle w:val="1"/>
      </w:pPr>
      <w:r w:rsidRPr="003D2805">
        <w:t>Приложение</w:t>
      </w:r>
      <w:r>
        <w:t xml:space="preserve"> №</w:t>
      </w:r>
      <w:r w:rsidRPr="00B06ED4">
        <w:t>9</w:t>
      </w:r>
      <w:r w:rsidRPr="007F70F6">
        <w:t xml:space="preserve"> </w:t>
      </w:r>
      <w:r w:rsidR="00D46C2B">
        <w:t>Групповые политики</w:t>
      </w:r>
    </w:p>
    <w:p w14:paraId="521D5390" w14:textId="77777777" w:rsidR="00B06ED4" w:rsidRDefault="00B06ED4" w:rsidP="00B06ED4">
      <w:pPr>
        <w:keepNext/>
        <w:rPr>
          <w:i/>
        </w:rPr>
      </w:pPr>
      <w:r w:rsidRPr="00B06ED4">
        <w:rPr>
          <w:i/>
        </w:rPr>
        <w:t>Состав настроек групповой политики</w:t>
      </w:r>
      <w:r w:rsidRPr="00CA7845">
        <w:rPr>
          <w:i/>
        </w:rPr>
        <w:t>:</w:t>
      </w:r>
    </w:p>
    <w:tbl>
      <w:tblPr>
        <w:tblW w:w="1027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3248"/>
        <w:gridCol w:w="2409"/>
        <w:gridCol w:w="2552"/>
        <w:gridCol w:w="1638"/>
      </w:tblGrid>
      <w:tr w:rsidR="00B06ED4" w14:paraId="7FD76ABC" w14:textId="77777777" w:rsidTr="00716ED6">
        <w:trPr>
          <w:trHeight w:val="300"/>
        </w:trPr>
        <w:tc>
          <w:tcPr>
            <w:tcW w:w="431" w:type="dxa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BA244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№</w:t>
            </w:r>
          </w:p>
        </w:tc>
        <w:tc>
          <w:tcPr>
            <w:tcW w:w="3248" w:type="dxa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CD436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Ветка политики</w:t>
            </w:r>
          </w:p>
        </w:tc>
        <w:tc>
          <w:tcPr>
            <w:tcW w:w="2409" w:type="dxa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D65C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Параметр</w:t>
            </w:r>
          </w:p>
        </w:tc>
        <w:tc>
          <w:tcPr>
            <w:tcW w:w="2552" w:type="dxa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D70D8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Значение</w:t>
            </w:r>
          </w:p>
        </w:tc>
        <w:tc>
          <w:tcPr>
            <w:tcW w:w="1638" w:type="dxa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EFE1D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Параметры</w:t>
            </w:r>
          </w:p>
        </w:tc>
      </w:tr>
      <w:tr w:rsidR="00B06ED4" w14:paraId="42CB2D82" w14:textId="77777777" w:rsidTr="00716ED6">
        <w:trPr>
          <w:trHeight w:val="480"/>
        </w:trPr>
        <w:tc>
          <w:tcPr>
            <w:tcW w:w="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6A417" w14:textId="77777777" w:rsidR="00B06ED4" w:rsidRDefault="00B06E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1.</w:t>
            </w:r>
          </w:p>
        </w:tc>
        <w:tc>
          <w:tcPr>
            <w:tcW w:w="32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1A827" w14:textId="77777777" w:rsidR="00B06ED4" w:rsidRDefault="00B06ED4" w:rsidP="009D7821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Указать ветку настроек политики. Например: «Конфигурация компьютера – Политики – Административные шаблоны»</w:t>
            </w:r>
          </w:p>
        </w:tc>
        <w:tc>
          <w:tcPr>
            <w:tcW w:w="24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C9093" w14:textId="77777777" w:rsidR="00B06ED4" w:rsidRDefault="00B06ED4" w:rsidP="009D7821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Указать настраиваемый параметр. Например</w:t>
            </w:r>
            <w:proofErr w:type="gramStart"/>
            <w:r>
              <w:rPr>
                <w:color w:val="FF0000"/>
                <w:sz w:val="18"/>
                <w:szCs w:val="18"/>
              </w:rPr>
              <w:t>: Отключить</w:t>
            </w:r>
            <w:proofErr w:type="gramEnd"/>
            <w:r>
              <w:rPr>
                <w:color w:val="FF0000"/>
                <w:sz w:val="18"/>
                <w:szCs w:val="18"/>
              </w:rPr>
              <w:t xml:space="preserve"> дисплей (питание от сети)</w:t>
            </w:r>
          </w:p>
        </w:tc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317EB" w14:textId="77777777" w:rsidR="00B06ED4" w:rsidRDefault="00B06ED4" w:rsidP="009D7821">
            <w:pPr>
              <w:jc w:val="lef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D7821">
              <w:rPr>
                <w:color w:val="FF0000"/>
                <w:sz w:val="18"/>
                <w:szCs w:val="18"/>
              </w:rPr>
              <w:t>Указать значение параметра. Например: Включено</w:t>
            </w:r>
          </w:p>
        </w:tc>
        <w:tc>
          <w:tcPr>
            <w:tcW w:w="1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954E9" w14:textId="77777777" w:rsidR="00B06ED4" w:rsidRDefault="00B06ED4" w:rsidP="009D7821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Указать дополнительные параметры. </w:t>
            </w:r>
            <w:proofErr w:type="gramStart"/>
            <w:r>
              <w:rPr>
                <w:color w:val="FF0000"/>
                <w:sz w:val="18"/>
                <w:szCs w:val="18"/>
              </w:rPr>
              <w:t>Например</w:t>
            </w:r>
            <w:proofErr w:type="gramEnd"/>
            <w:r>
              <w:rPr>
                <w:color w:val="FF0000"/>
                <w:sz w:val="18"/>
                <w:szCs w:val="18"/>
              </w:rPr>
              <w:t xml:space="preserve"> Отключить дисплей (в секундах): 0</w:t>
            </w:r>
          </w:p>
        </w:tc>
      </w:tr>
    </w:tbl>
    <w:p w14:paraId="079DBD48" w14:textId="77777777" w:rsidR="00B06ED4" w:rsidRDefault="00B06ED4" w:rsidP="00B06ED4">
      <w:pPr>
        <w:rPr>
          <w:rFonts w:eastAsiaTheme="minorHAnsi"/>
          <w:color w:val="1F497D"/>
          <w:sz w:val="28"/>
          <w:lang w:eastAsia="en-US"/>
        </w:rPr>
      </w:pPr>
    </w:p>
    <w:p w14:paraId="49731998" w14:textId="77777777" w:rsidR="00B06ED4" w:rsidRDefault="00B06ED4" w:rsidP="00B06ED4">
      <w:pPr>
        <w:keepNext/>
        <w:rPr>
          <w:i/>
        </w:rPr>
      </w:pPr>
      <w:r w:rsidRPr="00B06ED4">
        <w:rPr>
          <w:i/>
        </w:rPr>
        <w:t>Параметры делегирования групповой политики</w:t>
      </w:r>
      <w:r w:rsidRPr="003D2805">
        <w:rPr>
          <w:i/>
        </w:rPr>
        <w:t xml:space="preserve"> (*)</w:t>
      </w:r>
      <w:r w:rsidRPr="00CA7845">
        <w:rPr>
          <w:i/>
        </w:rPr>
        <w:t>:</w:t>
      </w:r>
    </w:p>
    <w:tbl>
      <w:tblPr>
        <w:tblW w:w="10341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2766"/>
        <w:gridCol w:w="3506"/>
        <w:gridCol w:w="3685"/>
      </w:tblGrid>
      <w:tr w:rsidR="00B06ED4" w14:paraId="0DC58319" w14:textId="77777777" w:rsidTr="00716ED6">
        <w:trPr>
          <w:trHeight w:val="300"/>
        </w:trPr>
        <w:tc>
          <w:tcPr>
            <w:tcW w:w="10341" w:type="dxa"/>
            <w:gridSpan w:val="4"/>
            <w:shd w:val="clear" w:color="auto" w:fill="008E9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9BD06" w14:textId="77777777" w:rsidR="00B06ED4" w:rsidRDefault="00B06ED4">
            <w:pPr>
              <w:jc w:val="center"/>
              <w:rPr>
                <w:color w:val="FFFFFF"/>
                <w:szCs w:val="20"/>
              </w:rPr>
            </w:pPr>
            <w:r>
              <w:rPr>
                <w:color w:val="FFFFFF"/>
                <w:szCs w:val="20"/>
              </w:rPr>
              <w:t>Параметры применения и делегирование</w:t>
            </w:r>
          </w:p>
        </w:tc>
      </w:tr>
      <w:tr w:rsidR="00D46C2B" w14:paraId="15ED37F8" w14:textId="77777777" w:rsidTr="004F5113">
        <w:trPr>
          <w:trHeight w:val="96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3097B" w14:textId="77777777" w:rsidR="00D46C2B" w:rsidRDefault="00D46C2B" w:rsidP="004F51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1.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FA4C0" w14:textId="77777777" w:rsidR="00D46C2B" w:rsidRDefault="00D46C2B" w:rsidP="004F5113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Политика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03757" w14:textId="77777777" w:rsidR="00D46C2B" w:rsidRPr="00B06ED4" w:rsidRDefault="00D46C2B" w:rsidP="004F5113">
            <w:pPr>
              <w:jc w:val="left"/>
              <w:rPr>
                <w:sz w:val="22"/>
                <w:szCs w:val="22"/>
                <w:lang w:val="en-US"/>
              </w:rPr>
            </w:pPr>
            <w:r>
              <w:t>Название</w:t>
            </w:r>
            <w:r w:rsidR="00A94F3B">
              <w:t>*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7B30F" w14:textId="77777777" w:rsidR="00D46C2B" w:rsidRDefault="00D46C2B" w:rsidP="004F5113">
            <w:pPr>
              <w:jc w:val="left"/>
              <w:rPr>
                <w:sz w:val="18"/>
                <w:szCs w:val="18"/>
              </w:rPr>
            </w:pPr>
          </w:p>
        </w:tc>
      </w:tr>
      <w:tr w:rsidR="00B06ED4" w14:paraId="681FC7F2" w14:textId="77777777" w:rsidTr="00716ED6">
        <w:trPr>
          <w:trHeight w:val="96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8DFB0" w14:textId="77777777" w:rsidR="00B06ED4" w:rsidRDefault="00D46C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2</w:t>
            </w:r>
            <w:r w:rsidR="00B06ED4">
              <w:t>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A3E6D" w14:textId="77777777" w:rsidR="00B06ED4" w:rsidRDefault="00B06ED4" w:rsidP="00B06ED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Область применения политики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9AD1F" w14:textId="77777777" w:rsidR="00B06ED4" w:rsidRPr="00B06ED4" w:rsidRDefault="00B06ED4" w:rsidP="00B06ED4">
            <w:pPr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t>OU</w:t>
            </w:r>
            <w:proofErr w:type="spellEnd"/>
            <w:r>
              <w:rPr>
                <w:lang w:val="en-US"/>
              </w:rPr>
              <w:t>=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349B7" w14:textId="77777777" w:rsidR="00B06ED4" w:rsidRDefault="00B06ED4" w:rsidP="00B06ED4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color w:val="FF0000"/>
              </w:rPr>
              <w:t>SIBUR</w:t>
            </w:r>
            <w:proofErr w:type="spellEnd"/>
            <w:r>
              <w:rPr>
                <w:color w:val="FF0000"/>
              </w:rPr>
              <w:t xml:space="preserve"> Holding</w:t>
            </w:r>
            <w:proofErr w:type="gramStart"/>
            <w:r w:rsidRPr="00FA3844">
              <w:rPr>
                <w:color w:val="FF0000"/>
              </w:rPr>
              <w:t>/</w:t>
            </w:r>
            <w:r w:rsidRPr="00FA3844">
              <w:rPr>
                <w:color w:val="0000FF"/>
              </w:rPr>
              <w:t>&lt;</w:t>
            </w:r>
            <w:proofErr w:type="gramEnd"/>
            <w:r w:rsidRPr="00FA3844">
              <w:rPr>
                <w:color w:val="0000FF"/>
              </w:rPr>
              <w:t>Название предприятия&gt;</w:t>
            </w:r>
            <w:r w:rsidRPr="00FA3844">
              <w:rPr>
                <w:color w:val="FF0000"/>
              </w:rPr>
              <w:t>/</w:t>
            </w:r>
          </w:p>
        </w:tc>
      </w:tr>
      <w:tr w:rsidR="00B06ED4" w14:paraId="65E084FF" w14:textId="77777777" w:rsidTr="00716ED6">
        <w:trPr>
          <w:trHeight w:val="96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68048" w14:textId="77777777" w:rsidR="00B06ED4" w:rsidRDefault="00D46C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3</w:t>
            </w:r>
            <w:r w:rsidR="00B06ED4">
              <w:t>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41D2C" w14:textId="77777777" w:rsidR="00B06ED4" w:rsidRDefault="00B06ED4" w:rsidP="00B06ED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Область применения политики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02B15" w14:textId="77777777" w:rsidR="00B06ED4" w:rsidRDefault="00B06ED4" w:rsidP="00B06ED4">
            <w:pPr>
              <w:jc w:val="left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Site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16F1E" w14:textId="77777777" w:rsidR="00B06ED4" w:rsidRDefault="00B06ED4" w:rsidP="00B06ED4">
            <w:pPr>
              <w:jc w:val="left"/>
              <w:rPr>
                <w:sz w:val="18"/>
                <w:szCs w:val="18"/>
              </w:rPr>
            </w:pPr>
            <w:r>
              <w:rPr>
                <w:color w:val="FF0000"/>
              </w:rPr>
              <w:t>Указать имя сайта</w:t>
            </w:r>
          </w:p>
        </w:tc>
      </w:tr>
      <w:tr w:rsidR="00B06ED4" w14:paraId="2D6AA059" w14:textId="77777777" w:rsidTr="00716ED6">
        <w:trPr>
          <w:trHeight w:val="72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B2631" w14:textId="77777777" w:rsidR="00B06ED4" w:rsidRDefault="00D46C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4</w:t>
            </w:r>
            <w:r w:rsidR="00B06ED4">
              <w:t>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513CB" w14:textId="77777777" w:rsidR="00B06ED4" w:rsidRDefault="00B06ED4" w:rsidP="00B06ED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Фильтры безопасности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54577" w14:textId="77777777" w:rsidR="00B06ED4" w:rsidRDefault="00B06ED4" w:rsidP="00B06ED4">
            <w:pPr>
              <w:jc w:val="left"/>
              <w:rPr>
                <w:sz w:val="22"/>
                <w:szCs w:val="22"/>
              </w:rPr>
            </w:pPr>
            <w:r>
              <w:t> 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69D3A" w14:textId="77777777" w:rsidR="00B06ED4" w:rsidRDefault="00B06ED4" w:rsidP="00B06ED4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Указать необходимые фильтры безопасности. Например: </w:t>
            </w:r>
            <w:proofErr w:type="gramStart"/>
            <w:r>
              <w:rPr>
                <w:color w:val="FF0000"/>
                <w:sz w:val="18"/>
                <w:szCs w:val="18"/>
              </w:rPr>
              <w:t>G&lt;</w:t>
            </w:r>
            <w:proofErr w:type="gramEnd"/>
            <w:r>
              <w:rPr>
                <w:color w:val="FF0000"/>
                <w:sz w:val="18"/>
                <w:szCs w:val="18"/>
              </w:rPr>
              <w:t>Код предприятия&gt;</w:t>
            </w:r>
            <w:proofErr w:type="spellStart"/>
            <w:r>
              <w:rPr>
                <w:color w:val="FF0000"/>
                <w:sz w:val="18"/>
                <w:szCs w:val="18"/>
              </w:rPr>
              <w:t>GA-OU_Admins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с правами на изменение настроек</w:t>
            </w:r>
          </w:p>
        </w:tc>
      </w:tr>
      <w:tr w:rsidR="00B06ED4" w14:paraId="3F99CC39" w14:textId="77777777" w:rsidTr="00716ED6">
        <w:trPr>
          <w:trHeight w:val="72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964DD9" w14:textId="77777777" w:rsidR="00B06ED4" w:rsidRDefault="00D46C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5</w:t>
            </w:r>
            <w:r w:rsidR="00B06ED4">
              <w:t>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55DAB" w14:textId="77777777" w:rsidR="00B06ED4" w:rsidRPr="00A94F3B" w:rsidRDefault="00B06ED4" w:rsidP="00B06ED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Фильтры безопасности</w:t>
            </w:r>
            <w:r>
              <w:rPr>
                <w:szCs w:val="20"/>
                <w:lang w:val="en-US"/>
              </w:rPr>
              <w:t>*</w:t>
            </w:r>
            <w:r w:rsidR="00A94F3B">
              <w:rPr>
                <w:szCs w:val="20"/>
              </w:rPr>
              <w:t>*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728E2" w14:textId="77777777" w:rsidR="00B06ED4" w:rsidRDefault="00B06ED4" w:rsidP="00B06ED4">
            <w:pPr>
              <w:jc w:val="left"/>
              <w:rPr>
                <w:sz w:val="22"/>
                <w:szCs w:val="22"/>
              </w:rPr>
            </w:pPr>
            <w:r>
              <w:t> 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8560C" w14:textId="77777777" w:rsidR="00B06ED4" w:rsidRDefault="00B06ED4" w:rsidP="00716ED6">
            <w:pPr>
              <w:jc w:val="left"/>
              <w:rPr>
                <w:color w:val="FF0000"/>
                <w:sz w:val="18"/>
                <w:szCs w:val="18"/>
              </w:rPr>
            </w:pPr>
            <w:r w:rsidRPr="00716ED6">
              <w:rPr>
                <w:color w:val="auto"/>
                <w:sz w:val="18"/>
                <w:szCs w:val="18"/>
              </w:rPr>
              <w:t>«</w:t>
            </w:r>
            <w:proofErr w:type="spellStart"/>
            <w:r w:rsidRPr="00716ED6">
              <w:rPr>
                <w:color w:val="auto"/>
                <w:sz w:val="18"/>
                <w:szCs w:val="18"/>
              </w:rPr>
              <w:t>Authentic</w:t>
            </w:r>
            <w:r w:rsidR="00716ED6" w:rsidRPr="00716ED6">
              <w:rPr>
                <w:color w:val="auto"/>
                <w:sz w:val="18"/>
                <w:szCs w:val="18"/>
              </w:rPr>
              <w:t>ated</w:t>
            </w:r>
            <w:proofErr w:type="spellEnd"/>
            <w:r w:rsidR="00716ED6" w:rsidRPr="00716ED6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="00716ED6" w:rsidRPr="00716ED6">
              <w:rPr>
                <w:color w:val="auto"/>
                <w:sz w:val="18"/>
                <w:szCs w:val="18"/>
              </w:rPr>
              <w:t>Users</w:t>
            </w:r>
            <w:proofErr w:type="spellEnd"/>
            <w:r w:rsidR="00716ED6" w:rsidRPr="00716ED6">
              <w:rPr>
                <w:color w:val="auto"/>
                <w:sz w:val="18"/>
                <w:szCs w:val="18"/>
              </w:rPr>
              <w:t>» с правами на чтение</w:t>
            </w:r>
          </w:p>
        </w:tc>
      </w:tr>
      <w:tr w:rsidR="00B06ED4" w14:paraId="50400A28" w14:textId="77777777" w:rsidTr="00716ED6">
        <w:trPr>
          <w:trHeight w:val="720"/>
        </w:trPr>
        <w:tc>
          <w:tcPr>
            <w:tcW w:w="3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C7396" w14:textId="77777777" w:rsidR="00B06ED4" w:rsidRDefault="00D46C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6</w:t>
            </w:r>
            <w:r w:rsidR="00B06ED4">
              <w:t>.</w:t>
            </w:r>
          </w:p>
        </w:tc>
        <w:tc>
          <w:tcPr>
            <w:tcW w:w="2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B02E7" w14:textId="77777777" w:rsidR="00B06ED4" w:rsidRDefault="00B06ED4" w:rsidP="00B06ED4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Фильтры </w:t>
            </w:r>
            <w:r>
              <w:rPr>
                <w:szCs w:val="20"/>
                <w:lang w:val="en-US"/>
              </w:rPr>
              <w:t>WMI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B47B6" w14:textId="77777777" w:rsidR="00B06ED4" w:rsidRDefault="00B06ED4" w:rsidP="00B06ED4">
            <w:pPr>
              <w:jc w:val="left"/>
              <w:rPr>
                <w:sz w:val="22"/>
                <w:szCs w:val="22"/>
              </w:rPr>
            </w:pP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AEB42" w14:textId="77777777" w:rsidR="00B06ED4" w:rsidRDefault="00B06ED4" w:rsidP="00B06ED4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Указать имя фильтра </w:t>
            </w:r>
            <w:r>
              <w:rPr>
                <w:color w:val="FF0000"/>
                <w:sz w:val="18"/>
                <w:szCs w:val="18"/>
                <w:lang w:val="en-US"/>
              </w:rPr>
              <w:t>WMI</w:t>
            </w:r>
          </w:p>
        </w:tc>
      </w:tr>
    </w:tbl>
    <w:p w14:paraId="43D28FCD" w14:textId="77777777" w:rsidR="00A94F3B" w:rsidRPr="008E7919" w:rsidRDefault="00A94F3B" w:rsidP="008E7919">
      <w:pPr>
        <w:rPr>
          <w:i/>
          <w:color w:val="auto"/>
          <w:sz w:val="18"/>
          <w:szCs w:val="18"/>
        </w:rPr>
      </w:pPr>
      <w:r w:rsidRPr="008E7919">
        <w:rPr>
          <w:i/>
          <w:color w:val="auto"/>
          <w:sz w:val="18"/>
          <w:szCs w:val="18"/>
        </w:rPr>
        <w:t xml:space="preserve">*  </w:t>
      </w:r>
      <w:r w:rsidR="008E7919">
        <w:rPr>
          <w:i/>
          <w:color w:val="auto"/>
          <w:sz w:val="18"/>
          <w:szCs w:val="18"/>
        </w:rPr>
        <w:t xml:space="preserve">Название политики </w:t>
      </w:r>
      <w:r w:rsidR="00FA3844">
        <w:rPr>
          <w:i/>
          <w:color w:val="auto"/>
          <w:sz w:val="18"/>
          <w:szCs w:val="18"/>
        </w:rPr>
        <w:t xml:space="preserve">должно </w:t>
      </w:r>
      <w:proofErr w:type="spellStart"/>
      <w:r w:rsidR="00FA3844">
        <w:rPr>
          <w:i/>
          <w:color w:val="auto"/>
          <w:sz w:val="18"/>
          <w:szCs w:val="18"/>
        </w:rPr>
        <w:t>соответствать</w:t>
      </w:r>
      <w:proofErr w:type="spellEnd"/>
      <w:r w:rsidR="008E7919" w:rsidRPr="008E7919">
        <w:rPr>
          <w:i/>
          <w:color w:val="auto"/>
          <w:sz w:val="18"/>
          <w:szCs w:val="18"/>
        </w:rPr>
        <w:t xml:space="preserve"> </w:t>
      </w:r>
      <w:hyperlink r:id="rId29" w:history="1">
        <w:r w:rsidR="008E7919" w:rsidRPr="008E7919">
          <w:rPr>
            <w:rStyle w:val="aff3"/>
            <w:i/>
            <w:sz w:val="18"/>
            <w:szCs w:val="18"/>
          </w:rPr>
          <w:t>Единой системе наименования объектов</w:t>
        </w:r>
      </w:hyperlink>
      <w:r w:rsidR="008E7919" w:rsidRPr="008E7919">
        <w:rPr>
          <w:i/>
          <w:color w:val="auto"/>
          <w:sz w:val="18"/>
          <w:szCs w:val="18"/>
        </w:rPr>
        <w:t>.</w:t>
      </w:r>
    </w:p>
    <w:p w14:paraId="7FE37B31" w14:textId="77777777" w:rsidR="00B06ED4" w:rsidRPr="008E7919" w:rsidRDefault="00A94F3B" w:rsidP="00B06ED4">
      <w:pPr>
        <w:rPr>
          <w:b/>
          <w:sz w:val="18"/>
          <w:szCs w:val="18"/>
        </w:rPr>
      </w:pPr>
      <w:r w:rsidRPr="008E7919">
        <w:rPr>
          <w:i/>
          <w:color w:val="auto"/>
          <w:sz w:val="18"/>
          <w:szCs w:val="18"/>
        </w:rPr>
        <w:t>*</w:t>
      </w:r>
      <w:r w:rsidR="00B06ED4" w:rsidRPr="008E7919">
        <w:rPr>
          <w:i/>
          <w:color w:val="auto"/>
          <w:sz w:val="18"/>
          <w:szCs w:val="18"/>
        </w:rPr>
        <w:t xml:space="preserve">* </w:t>
      </w:r>
      <w:r w:rsidR="00B06ED4" w:rsidRPr="008E7919">
        <w:rPr>
          <w:i/>
          <w:sz w:val="18"/>
          <w:szCs w:val="18"/>
        </w:rPr>
        <w:t>Обязательно наличие «</w:t>
      </w:r>
      <w:proofErr w:type="spellStart"/>
      <w:r w:rsidR="00B06ED4" w:rsidRPr="008E7919">
        <w:rPr>
          <w:i/>
          <w:sz w:val="18"/>
          <w:szCs w:val="18"/>
        </w:rPr>
        <w:t>Authenticated</w:t>
      </w:r>
      <w:proofErr w:type="spellEnd"/>
      <w:r w:rsidR="00B06ED4" w:rsidRPr="008E7919">
        <w:rPr>
          <w:i/>
          <w:sz w:val="18"/>
          <w:szCs w:val="18"/>
        </w:rPr>
        <w:t xml:space="preserve"> </w:t>
      </w:r>
      <w:proofErr w:type="spellStart"/>
      <w:r w:rsidR="00B06ED4" w:rsidRPr="008E7919">
        <w:rPr>
          <w:i/>
          <w:sz w:val="18"/>
          <w:szCs w:val="18"/>
        </w:rPr>
        <w:t>Users</w:t>
      </w:r>
      <w:proofErr w:type="spellEnd"/>
      <w:r w:rsidR="00B06ED4" w:rsidRPr="008E7919">
        <w:rPr>
          <w:i/>
          <w:sz w:val="18"/>
          <w:szCs w:val="18"/>
        </w:rPr>
        <w:t>» с правами на чтение, либо выше (в зависимости от цели создания политики)</w:t>
      </w:r>
      <w:r w:rsidR="00B06ED4" w:rsidRPr="008E7919">
        <w:rPr>
          <w:b/>
          <w:sz w:val="18"/>
          <w:szCs w:val="18"/>
        </w:rPr>
        <w:t>.</w:t>
      </w:r>
    </w:p>
    <w:p w14:paraId="54FA1131" w14:textId="77777777" w:rsidR="00B06ED4" w:rsidRPr="008E7919" w:rsidRDefault="00D46C2B" w:rsidP="00B06ED4">
      <w:pPr>
        <w:rPr>
          <w:i/>
          <w:sz w:val="18"/>
          <w:szCs w:val="18"/>
        </w:rPr>
      </w:pPr>
      <w:r w:rsidRPr="008E7919">
        <w:rPr>
          <w:i/>
          <w:sz w:val="18"/>
          <w:szCs w:val="18"/>
        </w:rPr>
        <w:t>*</w:t>
      </w:r>
      <w:r w:rsidR="00A94F3B" w:rsidRPr="008E7919">
        <w:rPr>
          <w:i/>
          <w:sz w:val="18"/>
          <w:szCs w:val="18"/>
        </w:rPr>
        <w:t>*</w:t>
      </w:r>
      <w:r w:rsidRPr="008E7919">
        <w:rPr>
          <w:i/>
          <w:sz w:val="18"/>
          <w:szCs w:val="18"/>
        </w:rPr>
        <w:t>* При необходимости описать дополнительную политику скопируйте обе таблицы ниже и заполните их.</w:t>
      </w:r>
    </w:p>
    <w:p w14:paraId="18727186" w14:textId="77777777" w:rsidR="00B06ED4" w:rsidRPr="00D46C2B" w:rsidRDefault="00B06ED4">
      <w:pPr>
        <w:rPr>
          <w:i/>
          <w:sz w:val="18"/>
        </w:rPr>
      </w:pPr>
    </w:p>
    <w:sectPr w:rsidR="00B06ED4" w:rsidRPr="00D46C2B" w:rsidSect="00154D6A">
      <w:headerReference w:type="default" r:id="rId30"/>
      <w:footerReference w:type="default" r:id="rId31"/>
      <w:pgSz w:w="11906" w:h="16838"/>
      <w:pgMar w:top="851" w:right="707" w:bottom="851" w:left="1134" w:header="284" w:footer="1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1C083" w14:textId="77777777" w:rsidR="006523D4" w:rsidRDefault="006523D4" w:rsidP="004926B9">
      <w:r>
        <w:separator/>
      </w:r>
    </w:p>
  </w:endnote>
  <w:endnote w:type="continuationSeparator" w:id="0">
    <w:p w14:paraId="23A4F395" w14:textId="77777777" w:rsidR="006523D4" w:rsidRDefault="006523D4" w:rsidP="00492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6232"/>
      <w:gridCol w:w="2705"/>
      <w:gridCol w:w="1118"/>
    </w:tblGrid>
    <w:tr w:rsidR="00716330" w:rsidRPr="00C9060B" w14:paraId="07F8DFDE" w14:textId="77777777" w:rsidTr="003D2805">
      <w:trPr>
        <w:trHeight w:val="351"/>
      </w:trPr>
      <w:tc>
        <w:tcPr>
          <w:tcW w:w="3099" w:type="pct"/>
          <w:vAlign w:val="center"/>
        </w:tcPr>
        <w:p w14:paraId="300C2569" w14:textId="77777777" w:rsidR="00716330" w:rsidRDefault="00716330" w:rsidP="003D2805">
          <w:pPr>
            <w:jc w:val="left"/>
            <w:rPr>
              <w:rStyle w:val="afc"/>
              <w:rFonts w:ascii="Times New Roman CYR" w:hAnsi="Times New Roman CYR"/>
              <w:i/>
              <w:snapToGrid w:val="0"/>
            </w:rPr>
          </w:pPr>
          <w:r>
            <w:rPr>
              <w:rStyle w:val="afc"/>
              <w:rFonts w:ascii="Times New Roman CYR" w:hAnsi="Times New Roman CYR"/>
              <w:i/>
              <w:snapToGrid w:val="0"/>
            </w:rPr>
            <w:t>СР 95-ПР03-05/01 "Запрос на изменение в ИТ-инфраструктуре"</w:t>
          </w:r>
        </w:p>
        <w:p w14:paraId="5D03F6A6" w14:textId="306996E5" w:rsidR="00716330" w:rsidRPr="00C9060B" w:rsidRDefault="00716330" w:rsidP="00154D6A">
          <w:pPr>
            <w:jc w:val="left"/>
            <w:rPr>
              <w:rStyle w:val="afc"/>
              <w:rFonts w:ascii="Times New Roman CYR" w:hAnsi="Times New Roman CYR"/>
              <w:i/>
            </w:rPr>
          </w:pPr>
          <w:r>
            <w:rPr>
              <w:rStyle w:val="afc"/>
              <w:rFonts w:ascii="Times New Roman CYR" w:hAnsi="Times New Roman CYR"/>
              <w:i/>
            </w:rPr>
            <w:t xml:space="preserve">Бланк ЗнИ - </w:t>
          </w:r>
          <w:r w:rsidRPr="00154D6A">
            <w:rPr>
              <w:rStyle w:val="afc"/>
              <w:rFonts w:ascii="Times New Roman CYR" w:hAnsi="Times New Roman CYR"/>
              <w:i/>
            </w:rPr>
            <w:t>Версия 2.</w:t>
          </w:r>
          <w:r w:rsidR="0018030B">
            <w:rPr>
              <w:rStyle w:val="afc"/>
              <w:rFonts w:ascii="Times New Roman CYR" w:hAnsi="Times New Roman CYR"/>
              <w:i/>
            </w:rPr>
            <w:t>3</w:t>
          </w:r>
          <w:r w:rsidRPr="00154D6A">
            <w:rPr>
              <w:rStyle w:val="afc"/>
              <w:rFonts w:ascii="Times New Roman CYR" w:hAnsi="Times New Roman CYR"/>
              <w:i/>
            </w:rPr>
            <w:t xml:space="preserve"> от </w:t>
          </w:r>
          <w:r w:rsidR="0018030B">
            <w:rPr>
              <w:rStyle w:val="afc"/>
              <w:rFonts w:ascii="Times New Roman CYR" w:hAnsi="Times New Roman CYR"/>
              <w:i/>
            </w:rPr>
            <w:t>10</w:t>
          </w:r>
          <w:r w:rsidRPr="00154D6A">
            <w:rPr>
              <w:rStyle w:val="afc"/>
              <w:rFonts w:ascii="Times New Roman CYR" w:hAnsi="Times New Roman CYR"/>
              <w:i/>
            </w:rPr>
            <w:t>.08.202</w:t>
          </w:r>
          <w:r w:rsidR="0018030B">
            <w:rPr>
              <w:rStyle w:val="afc"/>
              <w:rFonts w:ascii="Times New Roman CYR" w:hAnsi="Times New Roman CYR"/>
              <w:i/>
            </w:rPr>
            <w:t>6</w:t>
          </w:r>
        </w:p>
      </w:tc>
      <w:tc>
        <w:tcPr>
          <w:tcW w:w="1345" w:type="pct"/>
          <w:vAlign w:val="center"/>
        </w:tcPr>
        <w:p w14:paraId="7C1A1F69" w14:textId="77777777" w:rsidR="00716330" w:rsidRPr="00C9060B" w:rsidRDefault="00716330" w:rsidP="003D2805">
          <w:pPr>
            <w:jc w:val="left"/>
            <w:rPr>
              <w:rStyle w:val="afc"/>
              <w:rFonts w:ascii="Times New Roman CYR" w:hAnsi="Times New Roman CYR"/>
              <w:i/>
              <w:snapToGrid w:val="0"/>
            </w:rPr>
          </w:pP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t xml:space="preserve">Дата создания: </w:t>
          </w:r>
        </w:p>
        <w:p w14:paraId="1133E892" w14:textId="77777777" w:rsidR="00716330" w:rsidRPr="00C9060B" w:rsidRDefault="00716330" w:rsidP="003D2805">
          <w:pPr>
            <w:jc w:val="left"/>
            <w:rPr>
              <w:rStyle w:val="afc"/>
              <w:rFonts w:ascii="Times New Roman CYR" w:hAnsi="Times New Roman CYR"/>
              <w:i/>
            </w:rPr>
          </w:pPr>
          <w:r>
            <w:rPr>
              <w:rStyle w:val="afc"/>
              <w:rFonts w:ascii="Times New Roman CYR" w:hAnsi="Times New Roman CYR"/>
              <w:i/>
              <w:snapToGrid w:val="0"/>
            </w:rPr>
            <w:t>Подготовлено:</w:t>
          </w:r>
        </w:p>
      </w:tc>
      <w:tc>
        <w:tcPr>
          <w:tcW w:w="556" w:type="pct"/>
          <w:vAlign w:val="center"/>
        </w:tcPr>
        <w:p w14:paraId="0F6DF266" w14:textId="77777777" w:rsidR="00716330" w:rsidRPr="00C9060B" w:rsidRDefault="00716330" w:rsidP="003D2805">
          <w:pPr>
            <w:jc w:val="left"/>
            <w:rPr>
              <w:rStyle w:val="afc"/>
              <w:rFonts w:ascii="Times New Roman CYR" w:hAnsi="Times New Roman CYR"/>
              <w:i/>
              <w:snapToGrid w:val="0"/>
            </w:rPr>
          </w:pP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t xml:space="preserve">стр. </w: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begin"/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instrText xml:space="preserve"> PAGE </w:instrTex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separate"/>
          </w:r>
          <w:r w:rsidR="00F307BC">
            <w:rPr>
              <w:rStyle w:val="afc"/>
              <w:rFonts w:ascii="Times New Roman CYR" w:hAnsi="Times New Roman CYR"/>
              <w:i/>
              <w:noProof/>
              <w:snapToGrid w:val="0"/>
            </w:rPr>
            <w:t>7</w: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end"/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t xml:space="preserve"> из </w: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begin"/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instrText xml:space="preserve"> NUMPAGES </w:instrTex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separate"/>
          </w:r>
          <w:r w:rsidR="00F307BC">
            <w:rPr>
              <w:rStyle w:val="afc"/>
              <w:rFonts w:ascii="Times New Roman CYR" w:hAnsi="Times New Roman CYR"/>
              <w:i/>
              <w:noProof/>
              <w:snapToGrid w:val="0"/>
            </w:rPr>
            <w:t>7</w:t>
          </w:r>
          <w:r w:rsidRPr="00C9060B">
            <w:rPr>
              <w:rStyle w:val="afc"/>
              <w:rFonts w:ascii="Times New Roman CYR" w:hAnsi="Times New Roman CYR"/>
              <w:i/>
              <w:snapToGrid w:val="0"/>
            </w:rPr>
            <w:fldChar w:fldCharType="end"/>
          </w:r>
        </w:p>
      </w:tc>
    </w:tr>
  </w:tbl>
  <w:p w14:paraId="71B0EC96" w14:textId="77777777" w:rsidR="00716330" w:rsidRPr="004926B9" w:rsidRDefault="00716330" w:rsidP="004926B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6BFC0" w14:textId="77777777" w:rsidR="006523D4" w:rsidRDefault="006523D4" w:rsidP="004926B9">
      <w:r>
        <w:separator/>
      </w:r>
    </w:p>
  </w:footnote>
  <w:footnote w:type="continuationSeparator" w:id="0">
    <w:p w14:paraId="179500F7" w14:textId="77777777" w:rsidR="006523D4" w:rsidRDefault="006523D4" w:rsidP="00492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ADC3B" w14:textId="77777777" w:rsidR="00716330" w:rsidRPr="003D2805" w:rsidRDefault="00716330" w:rsidP="003D2805">
    <w:pPr>
      <w:pStyle w:val="af8"/>
      <w:jc w:val="right"/>
      <w:rPr>
        <w:i/>
        <w:color w:val="auto"/>
        <w:sz w:val="28"/>
      </w:rPr>
    </w:pPr>
    <w:r w:rsidRPr="003D2805">
      <w:rPr>
        <w:i/>
        <w:color w:val="auto"/>
        <w:sz w:val="28"/>
      </w:rPr>
      <w:t>Запрос на изменение в ИТ-инфраструктуре</w:t>
    </w:r>
  </w:p>
  <w:p w14:paraId="614F94A7" w14:textId="77777777" w:rsidR="00716330" w:rsidRPr="003D2805" w:rsidRDefault="00716330" w:rsidP="003D2805">
    <w:pPr>
      <w:pStyle w:val="af8"/>
      <w:jc w:val="right"/>
      <w:rPr>
        <w:i/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CCF"/>
    <w:multiLevelType w:val="hybridMultilevel"/>
    <w:tmpl w:val="438A6934"/>
    <w:lvl w:ilvl="0" w:tplc="5448B1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i w:val="0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2EA7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D28A1"/>
    <w:multiLevelType w:val="multilevel"/>
    <w:tmpl w:val="AC3AA57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DC634F1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56BDB"/>
    <w:multiLevelType w:val="hybridMultilevel"/>
    <w:tmpl w:val="335E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E27F7"/>
    <w:multiLevelType w:val="hybridMultilevel"/>
    <w:tmpl w:val="A21C8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8226F"/>
    <w:multiLevelType w:val="hybridMultilevel"/>
    <w:tmpl w:val="23EED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52F69"/>
    <w:multiLevelType w:val="hybridMultilevel"/>
    <w:tmpl w:val="335E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3156B"/>
    <w:multiLevelType w:val="multilevel"/>
    <w:tmpl w:val="DCF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1F1BC3"/>
    <w:multiLevelType w:val="hybridMultilevel"/>
    <w:tmpl w:val="4CC80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315DE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60197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F3309"/>
    <w:multiLevelType w:val="hybridMultilevel"/>
    <w:tmpl w:val="F71C83E0"/>
    <w:lvl w:ilvl="0" w:tplc="DF380F66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i w:val="0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139B0"/>
    <w:multiLevelType w:val="hybridMultilevel"/>
    <w:tmpl w:val="396C5DD2"/>
    <w:lvl w:ilvl="0" w:tplc="BB72955E">
      <w:start w:val="1"/>
      <w:numFmt w:val="decimal"/>
      <w:lvlText w:val="%1."/>
      <w:lvlJc w:val="left"/>
      <w:pPr>
        <w:ind w:left="1287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F867370"/>
    <w:multiLevelType w:val="hybridMultilevel"/>
    <w:tmpl w:val="E0E0A3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643FC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92A95"/>
    <w:multiLevelType w:val="hybridMultilevel"/>
    <w:tmpl w:val="C8748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8131E"/>
    <w:multiLevelType w:val="hybridMultilevel"/>
    <w:tmpl w:val="091AA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B7A49"/>
    <w:multiLevelType w:val="multilevel"/>
    <w:tmpl w:val="735C1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8676B0C"/>
    <w:multiLevelType w:val="hybridMultilevel"/>
    <w:tmpl w:val="335E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B4827"/>
    <w:multiLevelType w:val="hybridMultilevel"/>
    <w:tmpl w:val="981E4B6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F66DF6"/>
    <w:multiLevelType w:val="multilevel"/>
    <w:tmpl w:val="7E80981A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E391792"/>
    <w:multiLevelType w:val="hybridMultilevel"/>
    <w:tmpl w:val="D96207A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7590817">
    <w:abstractNumId w:val="18"/>
  </w:num>
  <w:num w:numId="2" w16cid:durableId="520125221">
    <w:abstractNumId w:val="18"/>
  </w:num>
  <w:num w:numId="3" w16cid:durableId="633410661">
    <w:abstractNumId w:val="13"/>
  </w:num>
  <w:num w:numId="4" w16cid:durableId="1715304151">
    <w:abstractNumId w:val="6"/>
  </w:num>
  <w:num w:numId="5" w16cid:durableId="2118284398">
    <w:abstractNumId w:val="21"/>
  </w:num>
  <w:num w:numId="6" w16cid:durableId="2057582452">
    <w:abstractNumId w:val="16"/>
  </w:num>
  <w:num w:numId="7" w16cid:durableId="38476126">
    <w:abstractNumId w:val="0"/>
  </w:num>
  <w:num w:numId="8" w16cid:durableId="1071387139">
    <w:abstractNumId w:val="12"/>
  </w:num>
  <w:num w:numId="9" w16cid:durableId="2064403067">
    <w:abstractNumId w:val="5"/>
  </w:num>
  <w:num w:numId="10" w16cid:durableId="1897007469">
    <w:abstractNumId w:val="7"/>
  </w:num>
  <w:num w:numId="11" w16cid:durableId="762341970">
    <w:abstractNumId w:val="19"/>
  </w:num>
  <w:num w:numId="12" w16cid:durableId="1058866054">
    <w:abstractNumId w:val="4"/>
  </w:num>
  <w:num w:numId="13" w16cid:durableId="998314551">
    <w:abstractNumId w:val="3"/>
  </w:num>
  <w:num w:numId="14" w16cid:durableId="706292642">
    <w:abstractNumId w:val="1"/>
  </w:num>
  <w:num w:numId="15" w16cid:durableId="1231580960">
    <w:abstractNumId w:val="15"/>
  </w:num>
  <w:num w:numId="16" w16cid:durableId="1129664928">
    <w:abstractNumId w:val="17"/>
  </w:num>
  <w:num w:numId="17" w16cid:durableId="1749423448">
    <w:abstractNumId w:val="10"/>
  </w:num>
  <w:num w:numId="18" w16cid:durableId="1871258860">
    <w:abstractNumId w:val="11"/>
  </w:num>
  <w:num w:numId="19" w16cid:durableId="1568414173">
    <w:abstractNumId w:val="2"/>
  </w:num>
  <w:num w:numId="20" w16cid:durableId="408306104">
    <w:abstractNumId w:val="22"/>
  </w:num>
  <w:num w:numId="21" w16cid:durableId="1674071468">
    <w:abstractNumId w:val="20"/>
  </w:num>
  <w:num w:numId="22" w16cid:durableId="1102261713">
    <w:abstractNumId w:val="14"/>
  </w:num>
  <w:num w:numId="23" w16cid:durableId="1899123664">
    <w:abstractNumId w:val="9"/>
  </w:num>
  <w:num w:numId="24" w16cid:durableId="79910750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Чеканушкин Александр Владимирович">
    <w15:presenceInfo w15:providerId="AD" w15:userId="S-1-5-21-1644491937-2111687655-682003330-476084"/>
  </w15:person>
  <w15:person w15:author="Мохов Никита Сергеевич">
    <w15:presenceInfo w15:providerId="AD" w15:userId="S-1-5-21-1644491937-2111687655-682003330-99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6B9"/>
    <w:rsid w:val="000029F3"/>
    <w:rsid w:val="000050EC"/>
    <w:rsid w:val="00015C15"/>
    <w:rsid w:val="00016E63"/>
    <w:rsid w:val="00025CF4"/>
    <w:rsid w:val="00030C7D"/>
    <w:rsid w:val="0003441F"/>
    <w:rsid w:val="00036AED"/>
    <w:rsid w:val="0004025B"/>
    <w:rsid w:val="0004145F"/>
    <w:rsid w:val="00042464"/>
    <w:rsid w:val="00047B9A"/>
    <w:rsid w:val="00052153"/>
    <w:rsid w:val="00066FC9"/>
    <w:rsid w:val="000805A8"/>
    <w:rsid w:val="00081D87"/>
    <w:rsid w:val="0008565A"/>
    <w:rsid w:val="000A1645"/>
    <w:rsid w:val="000A3FA6"/>
    <w:rsid w:val="000B62CB"/>
    <w:rsid w:val="000D67DA"/>
    <w:rsid w:val="000D7A4F"/>
    <w:rsid w:val="00101B3E"/>
    <w:rsid w:val="0011417B"/>
    <w:rsid w:val="00117ECD"/>
    <w:rsid w:val="001261D8"/>
    <w:rsid w:val="00126977"/>
    <w:rsid w:val="001517B7"/>
    <w:rsid w:val="00154D6A"/>
    <w:rsid w:val="00156064"/>
    <w:rsid w:val="0017040D"/>
    <w:rsid w:val="001723EE"/>
    <w:rsid w:val="0018030B"/>
    <w:rsid w:val="00181404"/>
    <w:rsid w:val="00184A53"/>
    <w:rsid w:val="00191731"/>
    <w:rsid w:val="001969CF"/>
    <w:rsid w:val="001A0142"/>
    <w:rsid w:val="001A18DE"/>
    <w:rsid w:val="001A756B"/>
    <w:rsid w:val="001B2674"/>
    <w:rsid w:val="001B30DD"/>
    <w:rsid w:val="001B6E27"/>
    <w:rsid w:val="001C5D96"/>
    <w:rsid w:val="001D57A3"/>
    <w:rsid w:val="001E5BBE"/>
    <w:rsid w:val="0020462A"/>
    <w:rsid w:val="00204F58"/>
    <w:rsid w:val="00205D4F"/>
    <w:rsid w:val="00206742"/>
    <w:rsid w:val="00211051"/>
    <w:rsid w:val="002332E0"/>
    <w:rsid w:val="0026636E"/>
    <w:rsid w:val="00273663"/>
    <w:rsid w:val="0027784D"/>
    <w:rsid w:val="00281F10"/>
    <w:rsid w:val="002852E1"/>
    <w:rsid w:val="002964DC"/>
    <w:rsid w:val="002B036B"/>
    <w:rsid w:val="002B51FD"/>
    <w:rsid w:val="002C0D12"/>
    <w:rsid w:val="002C2E89"/>
    <w:rsid w:val="002C2F57"/>
    <w:rsid w:val="002D0B66"/>
    <w:rsid w:val="002E56D2"/>
    <w:rsid w:val="002E786E"/>
    <w:rsid w:val="002F26C2"/>
    <w:rsid w:val="002F37DC"/>
    <w:rsid w:val="00325AC2"/>
    <w:rsid w:val="0034359D"/>
    <w:rsid w:val="00346E3D"/>
    <w:rsid w:val="00347DE6"/>
    <w:rsid w:val="00350B46"/>
    <w:rsid w:val="00355A1E"/>
    <w:rsid w:val="003572D8"/>
    <w:rsid w:val="0036401C"/>
    <w:rsid w:val="003A1021"/>
    <w:rsid w:val="003B3CDE"/>
    <w:rsid w:val="003B5DDE"/>
    <w:rsid w:val="003C02D4"/>
    <w:rsid w:val="003D0EC4"/>
    <w:rsid w:val="003D2805"/>
    <w:rsid w:val="003D6B5B"/>
    <w:rsid w:val="003E05B9"/>
    <w:rsid w:val="003E09F9"/>
    <w:rsid w:val="003E0F56"/>
    <w:rsid w:val="003E10FF"/>
    <w:rsid w:val="003E4339"/>
    <w:rsid w:val="003F18B9"/>
    <w:rsid w:val="004011BA"/>
    <w:rsid w:val="004043A5"/>
    <w:rsid w:val="004058E6"/>
    <w:rsid w:val="00435271"/>
    <w:rsid w:val="004443CE"/>
    <w:rsid w:val="00452A17"/>
    <w:rsid w:val="004530D4"/>
    <w:rsid w:val="00464420"/>
    <w:rsid w:val="00483DDC"/>
    <w:rsid w:val="004926B9"/>
    <w:rsid w:val="00495DB9"/>
    <w:rsid w:val="004A76BA"/>
    <w:rsid w:val="004B0CC2"/>
    <w:rsid w:val="004E0893"/>
    <w:rsid w:val="004E2A87"/>
    <w:rsid w:val="004E4E88"/>
    <w:rsid w:val="004F3CF6"/>
    <w:rsid w:val="004F67E7"/>
    <w:rsid w:val="00502244"/>
    <w:rsid w:val="0051628F"/>
    <w:rsid w:val="00517473"/>
    <w:rsid w:val="0054538A"/>
    <w:rsid w:val="00560A2F"/>
    <w:rsid w:val="00573688"/>
    <w:rsid w:val="00575475"/>
    <w:rsid w:val="00576B2C"/>
    <w:rsid w:val="005A4118"/>
    <w:rsid w:val="005B672D"/>
    <w:rsid w:val="005C15C7"/>
    <w:rsid w:val="005C5077"/>
    <w:rsid w:val="005C751A"/>
    <w:rsid w:val="005D444B"/>
    <w:rsid w:val="005D5673"/>
    <w:rsid w:val="005E11AC"/>
    <w:rsid w:val="005E29A2"/>
    <w:rsid w:val="005E6DF9"/>
    <w:rsid w:val="005E7611"/>
    <w:rsid w:val="005F1329"/>
    <w:rsid w:val="00614243"/>
    <w:rsid w:val="006204B9"/>
    <w:rsid w:val="00631011"/>
    <w:rsid w:val="0063469B"/>
    <w:rsid w:val="00635710"/>
    <w:rsid w:val="006523D4"/>
    <w:rsid w:val="00654BCA"/>
    <w:rsid w:val="00670835"/>
    <w:rsid w:val="00671260"/>
    <w:rsid w:val="00671CFF"/>
    <w:rsid w:val="00687DD6"/>
    <w:rsid w:val="00693DEF"/>
    <w:rsid w:val="006C2B31"/>
    <w:rsid w:val="006D69A1"/>
    <w:rsid w:val="006E1462"/>
    <w:rsid w:val="006E1B69"/>
    <w:rsid w:val="006E292D"/>
    <w:rsid w:val="006E36ED"/>
    <w:rsid w:val="00716330"/>
    <w:rsid w:val="00716ED6"/>
    <w:rsid w:val="00733B42"/>
    <w:rsid w:val="00751E49"/>
    <w:rsid w:val="0075481E"/>
    <w:rsid w:val="00776F5B"/>
    <w:rsid w:val="00782422"/>
    <w:rsid w:val="00783613"/>
    <w:rsid w:val="00790C84"/>
    <w:rsid w:val="00797B38"/>
    <w:rsid w:val="007A6D91"/>
    <w:rsid w:val="007B17A3"/>
    <w:rsid w:val="007B5367"/>
    <w:rsid w:val="007C3E33"/>
    <w:rsid w:val="007D2E4B"/>
    <w:rsid w:val="007D3EED"/>
    <w:rsid w:val="007E5E60"/>
    <w:rsid w:val="007F478A"/>
    <w:rsid w:val="00821FC6"/>
    <w:rsid w:val="00824667"/>
    <w:rsid w:val="00836E72"/>
    <w:rsid w:val="0085092C"/>
    <w:rsid w:val="008A674B"/>
    <w:rsid w:val="008B02FF"/>
    <w:rsid w:val="008B0B0F"/>
    <w:rsid w:val="008B3123"/>
    <w:rsid w:val="008E7919"/>
    <w:rsid w:val="008E7C95"/>
    <w:rsid w:val="008F14AC"/>
    <w:rsid w:val="008F2391"/>
    <w:rsid w:val="0095188C"/>
    <w:rsid w:val="0096451B"/>
    <w:rsid w:val="0096470D"/>
    <w:rsid w:val="00971E07"/>
    <w:rsid w:val="0097365D"/>
    <w:rsid w:val="009814ED"/>
    <w:rsid w:val="009878AE"/>
    <w:rsid w:val="009A7953"/>
    <w:rsid w:val="009B3B67"/>
    <w:rsid w:val="009B4B59"/>
    <w:rsid w:val="009C0955"/>
    <w:rsid w:val="009C1372"/>
    <w:rsid w:val="009D0691"/>
    <w:rsid w:val="009D35AB"/>
    <w:rsid w:val="009D3F15"/>
    <w:rsid w:val="009D7821"/>
    <w:rsid w:val="00A306DB"/>
    <w:rsid w:val="00A35154"/>
    <w:rsid w:val="00A3689A"/>
    <w:rsid w:val="00A43A07"/>
    <w:rsid w:val="00A45381"/>
    <w:rsid w:val="00A47C28"/>
    <w:rsid w:val="00A51B4A"/>
    <w:rsid w:val="00A52158"/>
    <w:rsid w:val="00A522BB"/>
    <w:rsid w:val="00A540B6"/>
    <w:rsid w:val="00A62230"/>
    <w:rsid w:val="00A644BC"/>
    <w:rsid w:val="00A64E49"/>
    <w:rsid w:val="00A72C79"/>
    <w:rsid w:val="00A840A5"/>
    <w:rsid w:val="00A85FF1"/>
    <w:rsid w:val="00A94F3B"/>
    <w:rsid w:val="00AA6A05"/>
    <w:rsid w:val="00AC17D6"/>
    <w:rsid w:val="00AD19E8"/>
    <w:rsid w:val="00AE4CC5"/>
    <w:rsid w:val="00AF1400"/>
    <w:rsid w:val="00B00B96"/>
    <w:rsid w:val="00B04719"/>
    <w:rsid w:val="00B06ED4"/>
    <w:rsid w:val="00B1173E"/>
    <w:rsid w:val="00B70368"/>
    <w:rsid w:val="00B8640E"/>
    <w:rsid w:val="00B87993"/>
    <w:rsid w:val="00B95A32"/>
    <w:rsid w:val="00B95E7B"/>
    <w:rsid w:val="00B964B9"/>
    <w:rsid w:val="00BA439A"/>
    <w:rsid w:val="00BB1DA6"/>
    <w:rsid w:val="00BC1C19"/>
    <w:rsid w:val="00BC33F6"/>
    <w:rsid w:val="00BD5FAA"/>
    <w:rsid w:val="00BE5201"/>
    <w:rsid w:val="00BE7623"/>
    <w:rsid w:val="00C15EF4"/>
    <w:rsid w:val="00C16716"/>
    <w:rsid w:val="00C17FA2"/>
    <w:rsid w:val="00C44E57"/>
    <w:rsid w:val="00C461BE"/>
    <w:rsid w:val="00C46A03"/>
    <w:rsid w:val="00C55D08"/>
    <w:rsid w:val="00C57DBA"/>
    <w:rsid w:val="00C908DD"/>
    <w:rsid w:val="00CA3D1E"/>
    <w:rsid w:val="00CA7845"/>
    <w:rsid w:val="00CB1993"/>
    <w:rsid w:val="00CB419F"/>
    <w:rsid w:val="00CC2578"/>
    <w:rsid w:val="00CC352C"/>
    <w:rsid w:val="00CC7052"/>
    <w:rsid w:val="00CD07EC"/>
    <w:rsid w:val="00CD1D46"/>
    <w:rsid w:val="00CE6E1F"/>
    <w:rsid w:val="00CE7353"/>
    <w:rsid w:val="00D06DBB"/>
    <w:rsid w:val="00D26087"/>
    <w:rsid w:val="00D307B1"/>
    <w:rsid w:val="00D41B5F"/>
    <w:rsid w:val="00D46C2B"/>
    <w:rsid w:val="00D64698"/>
    <w:rsid w:val="00D750CE"/>
    <w:rsid w:val="00D8170F"/>
    <w:rsid w:val="00D93013"/>
    <w:rsid w:val="00DA1757"/>
    <w:rsid w:val="00DA2B1A"/>
    <w:rsid w:val="00DA68B4"/>
    <w:rsid w:val="00DC2384"/>
    <w:rsid w:val="00DC6F5D"/>
    <w:rsid w:val="00DD0806"/>
    <w:rsid w:val="00DE775E"/>
    <w:rsid w:val="00E042E7"/>
    <w:rsid w:val="00E1676F"/>
    <w:rsid w:val="00E17D3B"/>
    <w:rsid w:val="00E263CD"/>
    <w:rsid w:val="00E32859"/>
    <w:rsid w:val="00E36305"/>
    <w:rsid w:val="00E51380"/>
    <w:rsid w:val="00E52262"/>
    <w:rsid w:val="00E55C99"/>
    <w:rsid w:val="00E57D7D"/>
    <w:rsid w:val="00E62099"/>
    <w:rsid w:val="00E65D7D"/>
    <w:rsid w:val="00E73DCF"/>
    <w:rsid w:val="00E93BB5"/>
    <w:rsid w:val="00E97255"/>
    <w:rsid w:val="00EA1533"/>
    <w:rsid w:val="00EC48F3"/>
    <w:rsid w:val="00EE1FB6"/>
    <w:rsid w:val="00EE22F9"/>
    <w:rsid w:val="00EE37D2"/>
    <w:rsid w:val="00EE5502"/>
    <w:rsid w:val="00EF5B82"/>
    <w:rsid w:val="00F0478F"/>
    <w:rsid w:val="00F0509D"/>
    <w:rsid w:val="00F05D4E"/>
    <w:rsid w:val="00F0674D"/>
    <w:rsid w:val="00F133E6"/>
    <w:rsid w:val="00F307BC"/>
    <w:rsid w:val="00F358AC"/>
    <w:rsid w:val="00F458C4"/>
    <w:rsid w:val="00F5404A"/>
    <w:rsid w:val="00F97812"/>
    <w:rsid w:val="00FA2968"/>
    <w:rsid w:val="00FA3844"/>
    <w:rsid w:val="00FA4A50"/>
    <w:rsid w:val="00FA7BFD"/>
    <w:rsid w:val="00FD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29BF4"/>
  <w15:docId w15:val="{FF803464-B149-4E13-A2D9-50571BF4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805"/>
    <w:pPr>
      <w:jc w:val="both"/>
    </w:pPr>
    <w:rPr>
      <w:rFonts w:ascii="Arial" w:hAnsi="Arial" w:cs="Arial"/>
      <w:bCs/>
      <w:iCs/>
      <w:color w:val="000000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D8170F"/>
    <w:pPr>
      <w:keepNext/>
      <w:keepLines/>
      <w:spacing w:after="120"/>
      <w:jc w:val="right"/>
      <w:outlineLvl w:val="0"/>
    </w:pPr>
    <w:rPr>
      <w:rFonts w:eastAsiaTheme="majorEastAsia" w:cstheme="majorBidi"/>
      <w:b/>
      <w:bCs w:val="0"/>
      <w:color w:val="auto"/>
      <w:sz w:val="24"/>
    </w:rPr>
  </w:style>
  <w:style w:type="paragraph" w:styleId="2">
    <w:name w:val="heading 2"/>
    <w:basedOn w:val="a"/>
    <w:next w:val="a"/>
    <w:link w:val="20"/>
    <w:unhideWhenUsed/>
    <w:qFormat/>
    <w:rsid w:val="00211051"/>
    <w:pPr>
      <w:keepNext/>
      <w:keepLines/>
      <w:numPr>
        <w:numId w:val="5"/>
      </w:numPr>
      <w:spacing w:before="120"/>
      <w:outlineLvl w:val="1"/>
    </w:pPr>
    <w:rPr>
      <w:rFonts w:eastAsiaTheme="majorEastAsia" w:cstheme="majorBidi"/>
      <w:b/>
      <w:bCs w:val="0"/>
      <w:color w:val="auto"/>
      <w:szCs w:val="26"/>
      <w:u w:val="single"/>
    </w:rPr>
  </w:style>
  <w:style w:type="paragraph" w:styleId="3">
    <w:name w:val="heading 3"/>
    <w:basedOn w:val="a"/>
    <w:next w:val="a"/>
    <w:link w:val="30"/>
    <w:semiHidden/>
    <w:unhideWhenUsed/>
    <w:qFormat/>
    <w:rsid w:val="00CC25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CC25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 w:val="0"/>
      <w:i/>
      <w:iCs w:val="0"/>
      <w:color w:val="4F81BD" w:themeColor="accent1"/>
    </w:rPr>
  </w:style>
  <w:style w:type="paragraph" w:styleId="5">
    <w:name w:val="heading 5"/>
    <w:basedOn w:val="a"/>
    <w:next w:val="a"/>
    <w:link w:val="50"/>
    <w:semiHidden/>
    <w:unhideWhenUsed/>
    <w:qFormat/>
    <w:rsid w:val="00CC25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semiHidden/>
    <w:unhideWhenUsed/>
    <w:qFormat/>
    <w:rsid w:val="00CC257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 w:val="0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CC257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CC257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CC257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накТекстЖ"/>
    <w:rsid w:val="005F1329"/>
    <w:rPr>
      <w:b/>
      <w:color w:val="auto"/>
    </w:rPr>
  </w:style>
  <w:style w:type="paragraph" w:customStyle="1" w:styleId="a4">
    <w:name w:val="Зни"/>
    <w:basedOn w:val="a5"/>
    <w:link w:val="a6"/>
    <w:rsid w:val="001969CF"/>
    <w:pPr>
      <w:ind w:left="375" w:hanging="375"/>
      <w:jc w:val="both"/>
    </w:pPr>
    <w:rPr>
      <w:rFonts w:cs="Arial"/>
      <w:bCs w:val="0"/>
      <w:iCs/>
      <w:sz w:val="28"/>
      <w:u w:val="single"/>
    </w:rPr>
  </w:style>
  <w:style w:type="character" w:customStyle="1" w:styleId="a6">
    <w:name w:val="Зни Знак"/>
    <w:basedOn w:val="a7"/>
    <w:link w:val="a4"/>
    <w:rsid w:val="001969CF"/>
    <w:rPr>
      <w:rFonts w:ascii="Arial" w:eastAsiaTheme="majorEastAsia" w:hAnsi="Arial" w:cs="Arial"/>
      <w:b/>
      <w:bCs w:val="0"/>
      <w:iCs/>
      <w:kern w:val="28"/>
      <w:sz w:val="28"/>
      <w:szCs w:val="32"/>
      <w:u w:val="single"/>
      <w:lang w:val="en-US" w:eastAsia="ru-RU"/>
    </w:rPr>
  </w:style>
  <w:style w:type="paragraph" w:styleId="a5">
    <w:name w:val="Title"/>
    <w:basedOn w:val="a"/>
    <w:link w:val="a7"/>
    <w:qFormat/>
    <w:rsid w:val="00782422"/>
    <w:pPr>
      <w:jc w:val="center"/>
      <w:outlineLvl w:val="0"/>
    </w:pPr>
    <w:rPr>
      <w:rFonts w:eastAsiaTheme="majorEastAsia" w:cstheme="majorBidi"/>
      <w:i/>
      <w:iCs w:val="0"/>
      <w:color w:val="auto"/>
      <w:kern w:val="28"/>
      <w:szCs w:val="32"/>
      <w:lang w:val="en-US"/>
    </w:rPr>
  </w:style>
  <w:style w:type="character" w:customStyle="1" w:styleId="a7">
    <w:name w:val="Заголовок Знак"/>
    <w:link w:val="a5"/>
    <w:rsid w:val="00782422"/>
    <w:rPr>
      <w:rFonts w:ascii="Arial" w:eastAsiaTheme="majorEastAsia" w:hAnsi="Arial" w:cstheme="majorBidi"/>
      <w:b/>
      <w:bCs/>
      <w:kern w:val="28"/>
      <w:sz w:val="28"/>
      <w:szCs w:val="32"/>
      <w:lang w:val="en-US" w:eastAsia="ru-RU"/>
    </w:rPr>
  </w:style>
  <w:style w:type="character" w:customStyle="1" w:styleId="10">
    <w:name w:val="Заголовок 1 Знак"/>
    <w:basedOn w:val="a0"/>
    <w:link w:val="1"/>
    <w:rsid w:val="00D8170F"/>
    <w:rPr>
      <w:rFonts w:ascii="Arial" w:eastAsiaTheme="majorEastAsia" w:hAnsi="Arial" w:cstheme="majorBidi"/>
      <w:b/>
      <w:iCs/>
      <w:sz w:val="24"/>
      <w:szCs w:val="28"/>
      <w:lang w:eastAsia="ru-RU"/>
    </w:rPr>
  </w:style>
  <w:style w:type="paragraph" w:styleId="a8">
    <w:name w:val="caption"/>
    <w:basedOn w:val="a"/>
    <w:next w:val="a"/>
    <w:semiHidden/>
    <w:unhideWhenUsed/>
    <w:qFormat/>
    <w:rsid w:val="001969CF"/>
    <w:pPr>
      <w:spacing w:after="200"/>
    </w:pPr>
    <w:rPr>
      <w:b/>
      <w:bCs w:val="0"/>
      <w:color w:val="4F81BD" w:themeColor="accent1"/>
      <w:sz w:val="18"/>
      <w:szCs w:val="18"/>
    </w:rPr>
  </w:style>
  <w:style w:type="character" w:styleId="a9">
    <w:name w:val="Emphasis"/>
    <w:basedOn w:val="a0"/>
    <w:qFormat/>
    <w:rsid w:val="005F1329"/>
    <w:rPr>
      <w:i/>
      <w:iCs/>
    </w:rPr>
  </w:style>
  <w:style w:type="paragraph" w:styleId="aa">
    <w:name w:val="No Spacing"/>
    <w:aliases w:val="Основной"/>
    <w:basedOn w:val="a"/>
    <w:uiPriority w:val="1"/>
    <w:qFormat/>
    <w:rsid w:val="00CC2578"/>
  </w:style>
  <w:style w:type="paragraph" w:styleId="ab">
    <w:name w:val="List Paragraph"/>
    <w:aliases w:val="SL_Абзац списка,lp1"/>
    <w:basedOn w:val="a"/>
    <w:link w:val="ac"/>
    <w:uiPriority w:val="34"/>
    <w:qFormat/>
    <w:rsid w:val="005F1329"/>
    <w:pPr>
      <w:ind w:left="720"/>
      <w:contextualSpacing/>
    </w:pPr>
  </w:style>
  <w:style w:type="character" w:customStyle="1" w:styleId="ac">
    <w:name w:val="Абзац списка Знак"/>
    <w:aliases w:val="SL_Абзац списка Знак,lp1 Знак"/>
    <w:link w:val="ab"/>
    <w:uiPriority w:val="34"/>
    <w:locked/>
    <w:rsid w:val="005F1329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rsid w:val="00211051"/>
    <w:rPr>
      <w:rFonts w:ascii="Arial" w:eastAsiaTheme="majorEastAsia" w:hAnsi="Arial" w:cstheme="majorBidi"/>
      <w:b/>
      <w:iCs/>
      <w:szCs w:val="26"/>
      <w:u w:val="single"/>
      <w:lang w:eastAsia="ru-RU"/>
    </w:rPr>
  </w:style>
  <w:style w:type="character" w:customStyle="1" w:styleId="30">
    <w:name w:val="Заголовок 3 Знак"/>
    <w:basedOn w:val="a0"/>
    <w:link w:val="3"/>
    <w:semiHidden/>
    <w:rsid w:val="00CC2578"/>
    <w:rPr>
      <w:rFonts w:asciiTheme="majorHAnsi" w:eastAsiaTheme="majorEastAsia" w:hAnsiTheme="majorHAnsi" w:cstheme="majorBidi"/>
      <w:i/>
      <w:iCs/>
      <w:color w:val="4F81BD" w:themeColor="accent1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CC257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50">
    <w:name w:val="Заголовок 5 Знак"/>
    <w:basedOn w:val="a0"/>
    <w:link w:val="5"/>
    <w:semiHidden/>
    <w:rsid w:val="00CC2578"/>
    <w:rPr>
      <w:rFonts w:asciiTheme="majorHAnsi" w:eastAsiaTheme="majorEastAsia" w:hAnsiTheme="majorHAnsi" w:cstheme="majorBidi"/>
      <w:b/>
      <w:bCs/>
      <w:i/>
      <w:iCs/>
      <w:color w:val="243F60" w:themeColor="accent1" w:themeShade="7F"/>
      <w:sz w:val="28"/>
      <w:szCs w:val="28"/>
    </w:rPr>
  </w:style>
  <w:style w:type="character" w:customStyle="1" w:styleId="60">
    <w:name w:val="Заголовок 6 Знак"/>
    <w:basedOn w:val="a0"/>
    <w:link w:val="6"/>
    <w:semiHidden/>
    <w:rsid w:val="00CC2578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</w:rPr>
  </w:style>
  <w:style w:type="character" w:customStyle="1" w:styleId="70">
    <w:name w:val="Заголовок 7 Знак"/>
    <w:basedOn w:val="a0"/>
    <w:link w:val="7"/>
    <w:semiHidden/>
    <w:rsid w:val="00CC2578"/>
    <w:rPr>
      <w:rFonts w:asciiTheme="majorHAnsi" w:eastAsiaTheme="majorEastAsia" w:hAnsiTheme="majorHAnsi" w:cstheme="majorBidi"/>
      <w:b/>
      <w:bCs/>
      <w:color w:val="404040" w:themeColor="text1" w:themeTint="BF"/>
      <w:sz w:val="28"/>
      <w:szCs w:val="28"/>
    </w:rPr>
  </w:style>
  <w:style w:type="character" w:customStyle="1" w:styleId="80">
    <w:name w:val="Заголовок 8 Знак"/>
    <w:basedOn w:val="a0"/>
    <w:link w:val="8"/>
    <w:semiHidden/>
    <w:rsid w:val="00CC2578"/>
    <w:rPr>
      <w:rFonts w:asciiTheme="majorHAnsi" w:eastAsiaTheme="majorEastAsia" w:hAnsiTheme="majorHAnsi" w:cstheme="majorBidi"/>
      <w:b/>
      <w:bCs/>
      <w:i/>
      <w:iCs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CC2578"/>
    <w:rPr>
      <w:rFonts w:asciiTheme="majorHAnsi" w:eastAsiaTheme="majorEastAsia" w:hAnsiTheme="majorHAnsi" w:cstheme="majorBidi"/>
      <w:b/>
      <w:bCs/>
      <w:color w:val="404040" w:themeColor="text1" w:themeTint="BF"/>
    </w:rPr>
  </w:style>
  <w:style w:type="paragraph" w:styleId="ad">
    <w:name w:val="Subtitle"/>
    <w:aliases w:val="Информация"/>
    <w:basedOn w:val="a"/>
    <w:next w:val="a"/>
    <w:link w:val="ae"/>
    <w:qFormat/>
    <w:rsid w:val="00350B46"/>
    <w:pPr>
      <w:numPr>
        <w:ilvl w:val="1"/>
      </w:numPr>
      <w:jc w:val="center"/>
    </w:pPr>
    <w:rPr>
      <w:rFonts w:eastAsiaTheme="majorEastAsia" w:cstheme="majorBidi"/>
      <w:i/>
      <w:iCs w:val="0"/>
      <w:color w:val="auto"/>
      <w:spacing w:val="15"/>
      <w:sz w:val="22"/>
      <w:szCs w:val="24"/>
    </w:rPr>
  </w:style>
  <w:style w:type="character" w:customStyle="1" w:styleId="ae">
    <w:name w:val="Подзаголовок Знак"/>
    <w:aliases w:val="Информация Знак"/>
    <w:basedOn w:val="a0"/>
    <w:link w:val="ad"/>
    <w:rsid w:val="00350B46"/>
    <w:rPr>
      <w:rFonts w:ascii="Arial" w:eastAsiaTheme="majorEastAsia" w:hAnsi="Arial" w:cstheme="majorBidi"/>
      <w:bCs/>
      <w:i/>
      <w:spacing w:val="15"/>
      <w:sz w:val="22"/>
      <w:szCs w:val="24"/>
      <w:lang w:eastAsia="ru-RU"/>
    </w:rPr>
  </w:style>
  <w:style w:type="character" w:styleId="af">
    <w:name w:val="Strong"/>
    <w:qFormat/>
    <w:rsid w:val="00CC2578"/>
    <w:rPr>
      <w:b/>
      <w:bCs/>
    </w:rPr>
  </w:style>
  <w:style w:type="paragraph" w:styleId="21">
    <w:name w:val="Quote"/>
    <w:basedOn w:val="a"/>
    <w:next w:val="a"/>
    <w:link w:val="22"/>
    <w:uiPriority w:val="29"/>
    <w:qFormat/>
    <w:rsid w:val="00CC2578"/>
    <w:rPr>
      <w:i/>
      <w:iCs w:val="0"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CC2578"/>
    <w:rPr>
      <w:rFonts w:ascii="Arial" w:hAnsi="Arial" w:cs="Arial"/>
      <w:b/>
      <w:bCs/>
      <w:color w:val="000000" w:themeColor="text1"/>
      <w:sz w:val="28"/>
      <w:szCs w:val="28"/>
    </w:rPr>
  </w:style>
  <w:style w:type="paragraph" w:styleId="af0">
    <w:name w:val="Intense Quote"/>
    <w:basedOn w:val="a"/>
    <w:next w:val="a"/>
    <w:link w:val="af1"/>
    <w:uiPriority w:val="30"/>
    <w:qFormat/>
    <w:rsid w:val="00CC257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 w:val="0"/>
      <w:color w:val="4F81BD" w:themeColor="accent1"/>
    </w:rPr>
  </w:style>
  <w:style w:type="character" w:customStyle="1" w:styleId="af1">
    <w:name w:val="Выделенная цитата Знак"/>
    <w:basedOn w:val="a0"/>
    <w:link w:val="af0"/>
    <w:uiPriority w:val="30"/>
    <w:rsid w:val="00CC2578"/>
    <w:rPr>
      <w:rFonts w:ascii="Arial" w:hAnsi="Arial" w:cs="Arial"/>
      <w:color w:val="4F81BD" w:themeColor="accent1"/>
      <w:sz w:val="28"/>
      <w:szCs w:val="28"/>
    </w:rPr>
  </w:style>
  <w:style w:type="character" w:styleId="af2">
    <w:name w:val="Subtle Emphasis"/>
    <w:uiPriority w:val="19"/>
    <w:rsid w:val="00CC2578"/>
    <w:rPr>
      <w:i/>
      <w:iCs/>
      <w:color w:val="808080" w:themeColor="text1" w:themeTint="7F"/>
    </w:rPr>
  </w:style>
  <w:style w:type="character" w:styleId="af3">
    <w:name w:val="Intense Emphasis"/>
    <w:uiPriority w:val="21"/>
    <w:qFormat/>
    <w:rsid w:val="00CC2578"/>
    <w:rPr>
      <w:b/>
      <w:bCs/>
      <w:i/>
      <w:iCs/>
      <w:color w:val="4F81BD" w:themeColor="accent1"/>
    </w:rPr>
  </w:style>
  <w:style w:type="character" w:styleId="af4">
    <w:name w:val="Subtle Reference"/>
    <w:uiPriority w:val="31"/>
    <w:rsid w:val="00CC2578"/>
    <w:rPr>
      <w:smallCaps/>
      <w:color w:val="C0504D" w:themeColor="accent2"/>
      <w:u w:val="single"/>
    </w:rPr>
  </w:style>
  <w:style w:type="character" w:styleId="af5">
    <w:name w:val="Intense Reference"/>
    <w:uiPriority w:val="32"/>
    <w:rsid w:val="00CC2578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uiPriority w:val="33"/>
    <w:rsid w:val="00CC2578"/>
    <w:rPr>
      <w:b/>
      <w:bCs/>
      <w:smallCap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CC2578"/>
    <w:pPr>
      <w:outlineLvl w:val="9"/>
    </w:pPr>
  </w:style>
  <w:style w:type="paragraph" w:styleId="af8">
    <w:name w:val="header"/>
    <w:basedOn w:val="a"/>
    <w:link w:val="af9"/>
    <w:unhideWhenUsed/>
    <w:rsid w:val="004926B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4926B9"/>
    <w:rPr>
      <w:rFonts w:ascii="Arial" w:hAnsi="Arial" w:cs="Arial"/>
      <w:b/>
      <w:bCs/>
      <w:i/>
      <w:iCs/>
      <w:color w:val="000000"/>
      <w:sz w:val="28"/>
      <w:szCs w:val="28"/>
    </w:rPr>
  </w:style>
  <w:style w:type="paragraph" w:styleId="afa">
    <w:name w:val="footer"/>
    <w:basedOn w:val="a"/>
    <w:link w:val="afb"/>
    <w:uiPriority w:val="99"/>
    <w:unhideWhenUsed/>
    <w:rsid w:val="004926B9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4926B9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tw4winMark">
    <w:name w:val="tw4winMark"/>
    <w:rsid w:val="004926B9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afc">
    <w:name w:val="номер страницы"/>
    <w:rsid w:val="004926B9"/>
    <w:rPr>
      <w:b/>
      <w:sz w:val="16"/>
    </w:rPr>
  </w:style>
  <w:style w:type="paragraph" w:styleId="afd">
    <w:name w:val="Balloon Text"/>
    <w:basedOn w:val="a"/>
    <w:link w:val="afe"/>
    <w:uiPriority w:val="99"/>
    <w:semiHidden/>
    <w:unhideWhenUsed/>
    <w:rsid w:val="004926B9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4926B9"/>
    <w:rPr>
      <w:rFonts w:ascii="Tahoma" w:hAnsi="Tahoma" w:cs="Tahoma"/>
      <w:b/>
      <w:bCs/>
      <w:i/>
      <w:iCs/>
      <w:color w:val="000000"/>
      <w:sz w:val="16"/>
      <w:szCs w:val="16"/>
      <w:lang w:eastAsia="ru-RU"/>
    </w:rPr>
  </w:style>
  <w:style w:type="table" w:styleId="aff">
    <w:name w:val="Table Grid"/>
    <w:aliases w:val="TT"/>
    <w:basedOn w:val="a1"/>
    <w:uiPriority w:val="59"/>
    <w:rsid w:val="004926B9"/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List"/>
    <w:basedOn w:val="a"/>
    <w:rsid w:val="004926B9"/>
    <w:pPr>
      <w:ind w:left="2552" w:hanging="284"/>
    </w:pPr>
    <w:rPr>
      <w:rFonts w:ascii="Times New Roman" w:hAnsi="Times New Roman" w:cs="Times New Roman"/>
      <w:b/>
      <w:bCs w:val="0"/>
      <w:i/>
      <w:iCs w:val="0"/>
      <w:color w:val="auto"/>
      <w:sz w:val="22"/>
      <w:szCs w:val="20"/>
      <w:lang w:val="en-US" w:eastAsia="en-US"/>
    </w:rPr>
  </w:style>
  <w:style w:type="paragraph" w:customStyle="1" w:styleId="Tabletext">
    <w:name w:val="Table text"/>
    <w:basedOn w:val="a"/>
    <w:rsid w:val="004926B9"/>
    <w:pPr>
      <w:spacing w:line="280" w:lineRule="exact"/>
    </w:pPr>
    <w:rPr>
      <w:rFonts w:ascii="Times New Roman" w:hAnsi="Times New Roman" w:cs="Times New Roman"/>
      <w:b/>
      <w:bCs w:val="0"/>
      <w:i/>
      <w:iCs w:val="0"/>
      <w:color w:val="auto"/>
      <w:sz w:val="22"/>
      <w:szCs w:val="20"/>
      <w:lang w:eastAsia="en-US"/>
    </w:rPr>
  </w:style>
  <w:style w:type="paragraph" w:customStyle="1" w:styleId="aff1">
    <w:name w:val="Подстрочный"/>
    <w:basedOn w:val="a"/>
    <w:link w:val="aff2"/>
    <w:qFormat/>
    <w:rsid w:val="00350B46"/>
    <w:pPr>
      <w:spacing w:after="240"/>
      <w:jc w:val="center"/>
    </w:pPr>
    <w:rPr>
      <w:i/>
      <w:color w:val="808080" w:themeColor="background1" w:themeShade="80"/>
      <w:sz w:val="16"/>
      <w:szCs w:val="16"/>
    </w:rPr>
  </w:style>
  <w:style w:type="character" w:customStyle="1" w:styleId="aff2">
    <w:name w:val="Подстрочный Знак"/>
    <w:basedOn w:val="a0"/>
    <w:link w:val="aff1"/>
    <w:rsid w:val="00350B46"/>
    <w:rPr>
      <w:rFonts w:ascii="Arial" w:hAnsi="Arial" w:cs="Arial"/>
      <w:bCs/>
      <w:i/>
      <w:iCs/>
      <w:color w:val="808080" w:themeColor="background1" w:themeShade="80"/>
      <w:sz w:val="16"/>
      <w:szCs w:val="16"/>
      <w:lang w:eastAsia="ru-RU"/>
    </w:rPr>
  </w:style>
  <w:style w:type="table" w:customStyle="1" w:styleId="TableNormal">
    <w:name w:val="Table Normal"/>
    <w:rsid w:val="0011417B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3">
    <w:name w:val="Hyperlink"/>
    <w:basedOn w:val="a0"/>
    <w:uiPriority w:val="99"/>
    <w:unhideWhenUsed/>
    <w:rsid w:val="00A840A5"/>
    <w:rPr>
      <w:color w:val="0000FF" w:themeColor="hyperlink"/>
      <w:u w:val="single"/>
    </w:rPr>
  </w:style>
  <w:style w:type="character" w:styleId="aff4">
    <w:name w:val="FollowedHyperlink"/>
    <w:basedOn w:val="a0"/>
    <w:uiPriority w:val="99"/>
    <w:semiHidden/>
    <w:unhideWhenUsed/>
    <w:rsid w:val="007F478A"/>
    <w:rPr>
      <w:color w:val="800080" w:themeColor="followed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18030B"/>
    <w:rPr>
      <w:color w:val="605E5C"/>
      <w:shd w:val="clear" w:color="auto" w:fill="E1DFDD"/>
    </w:rPr>
  </w:style>
  <w:style w:type="character" w:styleId="aff6">
    <w:name w:val="annotation reference"/>
    <w:basedOn w:val="a0"/>
    <w:uiPriority w:val="99"/>
    <w:semiHidden/>
    <w:unhideWhenUsed/>
    <w:rsid w:val="00693DEF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693DEF"/>
    <w:rPr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693DEF"/>
    <w:rPr>
      <w:rFonts w:ascii="Arial" w:hAnsi="Arial" w:cs="Arial"/>
      <w:bCs/>
      <w:iCs/>
      <w:color w:val="000000"/>
      <w:lang w:eastAsia="ru-RU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693DEF"/>
    <w:rPr>
      <w:b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693DEF"/>
    <w:rPr>
      <w:rFonts w:ascii="Arial" w:hAnsi="Arial" w:cs="Arial"/>
      <w:b/>
      <w:bCs/>
      <w:iCs/>
      <w:color w:val="000000"/>
      <w:lang w:eastAsia="ru-RU"/>
    </w:rPr>
  </w:style>
  <w:style w:type="paragraph" w:styleId="affb">
    <w:name w:val="Revision"/>
    <w:hidden/>
    <w:uiPriority w:val="99"/>
    <w:semiHidden/>
    <w:rsid w:val="00DA68B4"/>
    <w:rPr>
      <w:rFonts w:ascii="Arial" w:hAnsi="Arial" w:cs="Arial"/>
      <w:bCs/>
      <w:iCs/>
      <w:color w:val="000000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9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64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126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674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58824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307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879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050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930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609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48525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91863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145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7768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202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436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994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4438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348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345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59423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861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266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6624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774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4549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6748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690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24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48926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267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8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965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6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86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701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819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416201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488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294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709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28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6088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799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40441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7113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526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3216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2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539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38041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66523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11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671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8719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00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9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64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681249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32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5006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80430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172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8318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16648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4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5066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fluence.sibur.local/pages/viewpage.action?pageId=412536238" TargetMode="External"/><Relationship Id="rId18" Type="http://schemas.openxmlformats.org/officeDocument/2006/relationships/hyperlink" Target="https://confluence.sibur.local/pages/viewpage.action?pageId=105867595" TargetMode="External"/><Relationship Id="rId26" Type="http://schemas.openxmlformats.org/officeDocument/2006/relationships/hyperlink" Target="https://confluence.sibur.local/pages/viewpage.action?pageId=2186247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nfluence.sibur.local/pages/viewpage.action?pageId=218624723" TargetMode="Externa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onfluence.sibur.local/pages/viewpage.action?pageId=61215330" TargetMode="External"/><Relationship Id="rId25" Type="http://schemas.openxmlformats.org/officeDocument/2006/relationships/hyperlink" Target="https://confluence.sibur.local/pages/viewpage.action?pageId=66886529" TargetMode="Externa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yperlink" Target="https://confluence.sibur.local/pages/viewpage.action?pageId=567424194" TargetMode="External"/><Relationship Id="rId20" Type="http://schemas.openxmlformats.org/officeDocument/2006/relationships/hyperlink" Target="https://confluence.sibur.local/pages/viewpage.action?pageId=105867595" TargetMode="External"/><Relationship Id="rId29" Type="http://schemas.openxmlformats.org/officeDocument/2006/relationships/hyperlink" Target="https://confluence.sibur.local/pages/viewpage.action?pageId=612153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onfluence.sibur.local/pages/viewpage.action?pageId=218624723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jira.sibur.local/browse/NOPEOPLEPU-317" TargetMode="External"/><Relationship Id="rId23" Type="http://schemas.openxmlformats.org/officeDocument/2006/relationships/hyperlink" Target="https://confluence.sibur.local/pages/viewpage.action?pageId=105867595" TargetMode="External"/><Relationship Id="rId28" Type="http://schemas.openxmlformats.org/officeDocument/2006/relationships/hyperlink" Target="https://confluence.sibur.local/pages/viewpage.action?pageId=46335050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onfluence.sibur.local/pages/viewpage.action?pageId=105867595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nfluence.sibur.local/pages/viewpage.action?pageId=71618043" TargetMode="External"/><Relationship Id="rId22" Type="http://schemas.openxmlformats.org/officeDocument/2006/relationships/hyperlink" Target="https://confluence.sibur.local/pages/viewpage.action?pageId=105867595" TargetMode="External"/><Relationship Id="rId27" Type="http://schemas.openxmlformats.org/officeDocument/2006/relationships/hyperlink" Target="https://confluence.sibur.local/pages/viewpage.action?pageId=218624723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5CC249F5164530B758E8D748A0A9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693EE-E567-4827-8641-83442F4C545A}"/>
      </w:docPartPr>
      <w:docPartBody>
        <w:p w:rsidR="008E614C" w:rsidRDefault="00AC020B" w:rsidP="00AC020B">
          <w:pPr>
            <w:pStyle w:val="ED5CC249F5164530B758E8D748A0A9BA"/>
          </w:pPr>
          <w:r w:rsidRPr="00D01692">
            <w:rPr>
              <w:rStyle w:val="a3"/>
            </w:rPr>
            <w:t>Выберите элемент.</w:t>
          </w:r>
        </w:p>
      </w:docPartBody>
    </w:docPart>
    <w:docPart>
      <w:docPartPr>
        <w:name w:val="A6C4787120FF4980A4D01F9404FC68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6520DA-8EF7-4223-AA79-F69862875799}"/>
      </w:docPartPr>
      <w:docPartBody>
        <w:p w:rsidR="008E614C" w:rsidRDefault="00AC020B" w:rsidP="00AC020B">
          <w:pPr>
            <w:pStyle w:val="A6C4787120FF4980A4D01F9404FC688A"/>
          </w:pPr>
          <w:r w:rsidRPr="00D0169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20B"/>
    <w:rsid w:val="000511FC"/>
    <w:rsid w:val="0006556E"/>
    <w:rsid w:val="00066E52"/>
    <w:rsid w:val="00082998"/>
    <w:rsid w:val="000B3F3C"/>
    <w:rsid w:val="00111758"/>
    <w:rsid w:val="00126691"/>
    <w:rsid w:val="001B57D6"/>
    <w:rsid w:val="001D5CF3"/>
    <w:rsid w:val="001D6914"/>
    <w:rsid w:val="00214FFC"/>
    <w:rsid w:val="00290446"/>
    <w:rsid w:val="002C2E89"/>
    <w:rsid w:val="002E1BFC"/>
    <w:rsid w:val="003044E6"/>
    <w:rsid w:val="00366E92"/>
    <w:rsid w:val="003B5DDE"/>
    <w:rsid w:val="003B7456"/>
    <w:rsid w:val="003C578B"/>
    <w:rsid w:val="003D4E5F"/>
    <w:rsid w:val="00423F7F"/>
    <w:rsid w:val="00431F8C"/>
    <w:rsid w:val="004A5597"/>
    <w:rsid w:val="005344E3"/>
    <w:rsid w:val="006323C7"/>
    <w:rsid w:val="00650020"/>
    <w:rsid w:val="0068704A"/>
    <w:rsid w:val="006E3F8B"/>
    <w:rsid w:val="0070372D"/>
    <w:rsid w:val="007805D4"/>
    <w:rsid w:val="00797B5B"/>
    <w:rsid w:val="008265F7"/>
    <w:rsid w:val="008630F4"/>
    <w:rsid w:val="00892DC0"/>
    <w:rsid w:val="008A56C4"/>
    <w:rsid w:val="008B31E9"/>
    <w:rsid w:val="008E614C"/>
    <w:rsid w:val="009771A0"/>
    <w:rsid w:val="009812EA"/>
    <w:rsid w:val="009B4B59"/>
    <w:rsid w:val="00A01B3C"/>
    <w:rsid w:val="00A0513B"/>
    <w:rsid w:val="00A32380"/>
    <w:rsid w:val="00A420D4"/>
    <w:rsid w:val="00AB3388"/>
    <w:rsid w:val="00AC020B"/>
    <w:rsid w:val="00AD7C4E"/>
    <w:rsid w:val="00B25AFB"/>
    <w:rsid w:val="00B66E38"/>
    <w:rsid w:val="00BC44B1"/>
    <w:rsid w:val="00C0203E"/>
    <w:rsid w:val="00C54B6F"/>
    <w:rsid w:val="00C55D08"/>
    <w:rsid w:val="00C70AD8"/>
    <w:rsid w:val="00CD1F53"/>
    <w:rsid w:val="00CE037B"/>
    <w:rsid w:val="00D32C2C"/>
    <w:rsid w:val="00D52B30"/>
    <w:rsid w:val="00D948C2"/>
    <w:rsid w:val="00DB5A2B"/>
    <w:rsid w:val="00DC1A95"/>
    <w:rsid w:val="00DF7D9D"/>
    <w:rsid w:val="00E0024B"/>
    <w:rsid w:val="00E05B30"/>
    <w:rsid w:val="00E473E4"/>
    <w:rsid w:val="00E52262"/>
    <w:rsid w:val="00E9250F"/>
    <w:rsid w:val="00EA1533"/>
    <w:rsid w:val="00F37383"/>
    <w:rsid w:val="00F530BB"/>
    <w:rsid w:val="00FA2968"/>
    <w:rsid w:val="00FA3321"/>
    <w:rsid w:val="00FD01B2"/>
    <w:rsid w:val="00FF382F"/>
    <w:rsid w:val="00FF5BBB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5B30"/>
    <w:rPr>
      <w:color w:val="808080"/>
    </w:rPr>
  </w:style>
  <w:style w:type="paragraph" w:customStyle="1" w:styleId="ED5CC249F5164530B758E8D748A0A9BA">
    <w:name w:val="ED5CC249F5164530B758E8D748A0A9BA"/>
    <w:rsid w:val="00AC020B"/>
  </w:style>
  <w:style w:type="paragraph" w:customStyle="1" w:styleId="A6C4787120FF4980A4D01F9404FC688A">
    <w:name w:val="A6C4787120FF4980A4D01F9404FC688A"/>
    <w:rsid w:val="00AC02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2BC90-EDEB-4690-9B89-7E0ED717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4027</Words>
  <Characters>22955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Радаев Константин Валерьевич</dc:creator>
  <cp:lastModifiedBy>Чеканушкин Александр Владимирович</cp:lastModifiedBy>
  <cp:revision>2</cp:revision>
  <dcterms:created xsi:type="dcterms:W3CDTF">2026-09-22T07:11:00Z</dcterms:created>
  <dcterms:modified xsi:type="dcterms:W3CDTF">2026-09-22T07:11:00Z</dcterms:modified>
  <cp:version>v2.0</cp:version>
</cp:coreProperties>
</file>